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4508"/>
        <w:gridCol w:w="4508"/>
      </w:tblGrid>
      <w:tr w:rsidR="006B6F8D" w14:paraId="798E8065" w14:textId="77777777" w:rsidTr="00CE0513">
        <w:trPr>
          <w:trHeight w:val="558"/>
        </w:trPr>
        <w:tc>
          <w:tcPr>
            <w:tcW w:w="9016" w:type="dxa"/>
            <w:gridSpan w:val="2"/>
            <w:vAlign w:val="center"/>
          </w:tcPr>
          <w:p w14:paraId="6BAA265C" w14:textId="77777777" w:rsidR="006B6F8D" w:rsidRDefault="006B6F8D" w:rsidP="00CE0513">
            <w:pPr>
              <w:pStyle w:val="p1"/>
            </w:pPr>
            <w:r>
              <w:t>Accelerate Mission-Critical Care at the Tactical Edge</w:t>
            </w:r>
          </w:p>
        </w:tc>
      </w:tr>
      <w:tr w:rsidR="006B6F8D" w14:paraId="044F253F" w14:textId="77777777" w:rsidTr="00CE0513">
        <w:trPr>
          <w:trHeight w:val="4243"/>
        </w:trPr>
        <w:tc>
          <w:tcPr>
            <w:tcW w:w="4508" w:type="dxa"/>
          </w:tcPr>
          <w:p w14:paraId="6AE08EF6" w14:textId="77777777" w:rsidR="006B6F8D" w:rsidRDefault="006B6F8D" w:rsidP="00CE0513">
            <w:pPr>
              <w:pStyle w:val="p1"/>
              <w:spacing w:after="120"/>
            </w:pPr>
            <w:r>
              <w:t>Monkton UK</w:t>
            </w:r>
          </w:p>
          <w:p w14:paraId="43D95F57" w14:textId="77777777" w:rsidR="006B6F8D" w:rsidRPr="00914CB4" w:rsidRDefault="006B6F8D" w:rsidP="00CE0513">
            <w:pPr>
              <w:spacing w:after="120"/>
              <w:rPr>
                <w:sz w:val="20"/>
                <w:szCs w:val="20"/>
              </w:rPr>
            </w:pPr>
            <w:r w:rsidRPr="00914CB4">
              <w:rPr>
                <w:sz w:val="20"/>
                <w:szCs w:val="20"/>
              </w:rPr>
              <w:t>Monkton is a cloud managed services provider operating based in the UK. We deliver pre-vetted security and compliance solutions for the Five Eyes community, NATO member nations and partners.</w:t>
            </w:r>
          </w:p>
          <w:p w14:paraId="052B5CB5" w14:textId="77777777" w:rsidR="006B6F8D" w:rsidRPr="00914CB4" w:rsidRDefault="006B6F8D" w:rsidP="00CE0513">
            <w:pPr>
              <w:spacing w:after="120"/>
              <w:rPr>
                <w:sz w:val="20"/>
                <w:szCs w:val="20"/>
              </w:rPr>
            </w:pPr>
            <w:r w:rsidRPr="00914CB4">
              <w:rPr>
                <w:sz w:val="20"/>
                <w:szCs w:val="20"/>
              </w:rPr>
              <w:t>Solving global challenges—ranging from emerging cyber threats and cross-domain intelligence to delivering mobile apps at the tactical edge of the battlefield - drives the core mission. Accelerating the development and refinement of these solutions involves close collaboration with industry, academia, and other expert organizations that complement a rigorous design philosophy.</w:t>
            </w:r>
          </w:p>
          <w:p w14:paraId="6B9045E5" w14:textId="1B26D87E" w:rsidR="006B6F8D" w:rsidRDefault="006B6F8D" w:rsidP="00CE0513">
            <w:pPr>
              <w:spacing w:after="120"/>
            </w:pPr>
            <w:r w:rsidRPr="00914CB4">
              <w:rPr>
                <w:sz w:val="20"/>
                <w:szCs w:val="20"/>
              </w:rPr>
              <w:t>A comprehensive suite of professional services supports the implementation, configuration, and maintenance of solutions across eight distinct domain management areas. Personnel drawn from Five Eyes member nations work collaboratively to ensure every deployment aligns with governmental policies, procedures, and cybersecurity best practices. (1</w:t>
            </w:r>
            <w:ins w:id="0" w:author="Shirley Herron" w:date="2026-03-10T12:04:00Z">
              <w:r w:rsidR="000F59A8">
                <w:rPr>
                  <w:sz w:val="20"/>
                  <w:szCs w:val="20"/>
                </w:rPr>
                <w:t>22</w:t>
              </w:r>
            </w:ins>
            <w:del w:id="1" w:author="Shirley Herron" w:date="2026-03-10T12:04:00Z">
              <w:r w:rsidRPr="00914CB4" w:rsidDel="000F59A8">
                <w:rPr>
                  <w:sz w:val="20"/>
                  <w:szCs w:val="20"/>
                </w:rPr>
                <w:delText>48</w:delText>
              </w:r>
            </w:del>
            <w:r w:rsidRPr="00914CB4">
              <w:rPr>
                <w:sz w:val="20"/>
                <w:szCs w:val="20"/>
              </w:rPr>
              <w:t xml:space="preserve"> words)</w:t>
            </w:r>
          </w:p>
        </w:tc>
        <w:tc>
          <w:tcPr>
            <w:tcW w:w="4508" w:type="dxa"/>
          </w:tcPr>
          <w:p w14:paraId="18D66099" w14:textId="630F8AA8" w:rsidR="006B6F8D" w:rsidRDefault="006B6F8D" w:rsidP="00CE0513">
            <w:pPr>
              <w:pStyle w:val="p1"/>
            </w:pPr>
            <w:r>
              <w:t xml:space="preserve">No-Code </w:t>
            </w:r>
            <w:r w:rsidR="00D129D3">
              <w:t>Workflows</w:t>
            </w:r>
          </w:p>
          <w:p w14:paraId="7344918A" w14:textId="77777777" w:rsidR="006B6F8D" w:rsidRDefault="006B6F8D" w:rsidP="00CE0513">
            <w:pPr>
              <w:spacing w:after="120"/>
            </w:pPr>
            <w:bookmarkStart w:id="2" w:name="OLE_LINK3"/>
            <w:bookmarkStart w:id="3" w:name="OLE_LINK4"/>
            <w:r>
              <w:t>Rapid Compliance with Evolving Obligations</w:t>
            </w:r>
          </w:p>
          <w:p w14:paraId="5857186E" w14:textId="598681F7" w:rsidR="000F59A8" w:rsidRDefault="000F59A8" w:rsidP="000F59A8">
            <w:pPr>
              <w:spacing w:after="100"/>
              <w:rPr>
                <w:ins w:id="4" w:author="Shirley Herron" w:date="2026-03-10T11:56:00Z"/>
              </w:rPr>
            </w:pPr>
            <w:ins w:id="5" w:author="Shirley Herron" w:date="2026-03-10T11:56:00Z">
              <w:r>
                <w:rPr>
                  <w:rFonts w:ascii="Arial" w:eastAsia="Arial" w:hAnsi="Arial" w:cs="Arial"/>
                  <w:color w:val="333333"/>
                  <w:sz w:val="19"/>
                  <w:szCs w:val="19"/>
                </w:rPr>
                <w:t>Monkton ISE (Information Sharing Environment) is a secure, cloud-hosted platform purpose</w:t>
              </w:r>
            </w:ins>
            <w:ins w:id="6" w:author="Shirley Herron" w:date="2026-03-11T12:15:00Z">
              <w:r w:rsidR="009355C6">
                <w:rPr>
                  <w:rFonts w:ascii="Arial" w:eastAsia="Arial" w:hAnsi="Arial" w:cs="Arial"/>
                  <w:color w:val="333333"/>
                  <w:sz w:val="19"/>
                  <w:szCs w:val="19"/>
                </w:rPr>
                <w:t xml:space="preserve"> </w:t>
              </w:r>
            </w:ins>
            <w:ins w:id="7" w:author="Shirley Herron" w:date="2026-03-10T11:56:00Z">
              <w:r>
                <w:rPr>
                  <w:rFonts w:ascii="Arial" w:eastAsia="Arial" w:hAnsi="Arial" w:cs="Arial"/>
                  <w:color w:val="333333"/>
                  <w:sz w:val="19"/>
                  <w:szCs w:val="19"/>
                </w:rPr>
                <w:t>built for mission</w:t>
              </w:r>
            </w:ins>
            <w:ins w:id="8" w:author="Shirley Herron" w:date="2026-03-11T12:15:00Z">
              <w:r w:rsidR="009355C6">
                <w:rPr>
                  <w:rFonts w:ascii="Arial" w:eastAsia="Arial" w:hAnsi="Arial" w:cs="Arial"/>
                  <w:color w:val="333333"/>
                  <w:sz w:val="19"/>
                  <w:szCs w:val="19"/>
                </w:rPr>
                <w:t xml:space="preserve"> </w:t>
              </w:r>
            </w:ins>
            <w:ins w:id="9" w:author="Shirley Herron" w:date="2026-03-10T11:56:00Z">
              <w:r>
                <w:rPr>
                  <w:rFonts w:ascii="Arial" w:eastAsia="Arial" w:hAnsi="Arial" w:cs="Arial"/>
                  <w:color w:val="333333"/>
                  <w:sz w:val="19"/>
                  <w:szCs w:val="19"/>
                </w:rPr>
                <w:t>critical information management across defence, security, and coalition operations. Whether tracking the health of prisoners of war, managing detainee processing, coordinating inter-agency intelligence on irregular migration, or supporting humanitarian obligations under international law</w:t>
              </w:r>
            </w:ins>
            <w:ins w:id="10" w:author="Shirley Herron" w:date="2026-03-11T12:15:00Z">
              <w:r w:rsidR="009355C6">
                <w:rPr>
                  <w:rFonts w:ascii="Arial" w:eastAsia="Arial" w:hAnsi="Arial" w:cs="Arial"/>
                  <w:color w:val="333333"/>
                  <w:sz w:val="19"/>
                  <w:szCs w:val="19"/>
                </w:rPr>
                <w:t>,</w:t>
              </w:r>
            </w:ins>
            <w:ins w:id="11" w:author="Shirley Herron" w:date="2026-03-10T11:56:00Z">
              <w:r>
                <w:rPr>
                  <w:rFonts w:ascii="Arial" w:eastAsia="Arial" w:hAnsi="Arial" w:cs="Arial"/>
                  <w:color w:val="333333"/>
                  <w:sz w:val="19"/>
                  <w:szCs w:val="19"/>
                </w:rPr>
                <w:t xml:space="preserve"> the ISE adapts to each mission with speed and precision.</w:t>
              </w:r>
            </w:ins>
          </w:p>
          <w:p w14:paraId="289051AC" w14:textId="31F749E0" w:rsidR="006B6F8D" w:rsidRPr="00914CB4" w:rsidDel="000F59A8" w:rsidRDefault="000F59A8" w:rsidP="000F59A8">
            <w:pPr>
              <w:spacing w:after="120"/>
              <w:rPr>
                <w:del w:id="12" w:author="Shirley Herron" w:date="2026-03-10T11:56:00Z"/>
                <w:sz w:val="20"/>
                <w:szCs w:val="20"/>
              </w:rPr>
            </w:pPr>
            <w:ins w:id="13" w:author="Shirley Herron" w:date="2026-03-10T11:56:00Z">
              <w:r>
                <w:rPr>
                  <w:rFonts w:ascii="Arial" w:eastAsia="Arial" w:hAnsi="Arial" w:cs="Arial"/>
                  <w:color w:val="333333"/>
                  <w:sz w:val="19"/>
                  <w:szCs w:val="19"/>
                </w:rPr>
                <w:t xml:space="preserve">Using the </w:t>
              </w:r>
              <w:proofErr w:type="gramStart"/>
              <w:r>
                <w:rPr>
                  <w:rFonts w:ascii="Arial" w:eastAsia="Arial" w:hAnsi="Arial" w:cs="Arial"/>
                  <w:color w:val="333333"/>
                  <w:sz w:val="19"/>
                  <w:szCs w:val="19"/>
                </w:rPr>
                <w:t>platform’s</w:t>
              </w:r>
              <w:proofErr w:type="gramEnd"/>
              <w:r>
                <w:rPr>
                  <w:rFonts w:ascii="Arial" w:eastAsia="Arial" w:hAnsi="Arial" w:cs="Arial"/>
                  <w:color w:val="333333"/>
                  <w:sz w:val="19"/>
                  <w:szCs w:val="19"/>
                </w:rPr>
                <w:t xml:space="preserve"> no-code configuration tools, </w:t>
              </w:r>
            </w:ins>
            <w:ins w:id="14" w:author="Shirley Herron" w:date="2026-03-11T12:16:00Z">
              <w:r w:rsidR="009355C6">
                <w:rPr>
                  <w:rFonts w:ascii="Arial" w:eastAsia="Arial" w:hAnsi="Arial" w:cs="Arial"/>
                  <w:color w:val="333333"/>
                  <w:sz w:val="19"/>
                  <w:szCs w:val="19"/>
                </w:rPr>
                <w:t>O</w:t>
              </w:r>
            </w:ins>
            <w:ins w:id="15" w:author="Shirley Herron" w:date="2026-03-10T11:56:00Z">
              <w:r>
                <w:rPr>
                  <w:rFonts w:ascii="Arial" w:eastAsia="Arial" w:hAnsi="Arial" w:cs="Arial"/>
                  <w:color w:val="333333"/>
                  <w:sz w:val="19"/>
                  <w:szCs w:val="19"/>
                </w:rPr>
                <w:t xml:space="preserve">perational </w:t>
              </w:r>
            </w:ins>
            <w:ins w:id="16" w:author="Shirley Herron" w:date="2026-03-11T12:16:00Z">
              <w:r w:rsidR="009355C6">
                <w:rPr>
                  <w:rFonts w:ascii="Arial" w:eastAsia="Arial" w:hAnsi="Arial" w:cs="Arial"/>
                  <w:color w:val="333333"/>
                  <w:sz w:val="19"/>
                  <w:szCs w:val="19"/>
                </w:rPr>
                <w:t>L</w:t>
              </w:r>
            </w:ins>
            <w:ins w:id="17" w:author="Shirley Herron" w:date="2026-03-10T11:56:00Z">
              <w:r>
                <w:rPr>
                  <w:rFonts w:ascii="Arial" w:eastAsia="Arial" w:hAnsi="Arial" w:cs="Arial"/>
                  <w:color w:val="333333"/>
                  <w:sz w:val="19"/>
                  <w:szCs w:val="19"/>
                </w:rPr>
                <w:t xml:space="preserve">eads and </w:t>
              </w:r>
            </w:ins>
            <w:ins w:id="18" w:author="Shirley Herron" w:date="2026-03-11T12:16:00Z">
              <w:r w:rsidR="009355C6">
                <w:rPr>
                  <w:rFonts w:ascii="Arial" w:eastAsia="Arial" w:hAnsi="Arial" w:cs="Arial"/>
                  <w:color w:val="333333"/>
                  <w:sz w:val="19"/>
                  <w:szCs w:val="19"/>
                </w:rPr>
                <w:t>P</w:t>
              </w:r>
            </w:ins>
            <w:ins w:id="19" w:author="Shirley Herron" w:date="2026-03-10T11:56:00Z">
              <w:r>
                <w:rPr>
                  <w:rFonts w:ascii="Arial" w:eastAsia="Arial" w:hAnsi="Arial" w:cs="Arial"/>
                  <w:color w:val="333333"/>
                  <w:sz w:val="19"/>
                  <w:szCs w:val="19"/>
                </w:rPr>
                <w:t xml:space="preserve">rogram </w:t>
              </w:r>
            </w:ins>
            <w:ins w:id="20" w:author="Shirley Herron" w:date="2026-03-11T12:16:00Z">
              <w:r w:rsidR="009355C6">
                <w:rPr>
                  <w:rFonts w:ascii="Arial" w:eastAsia="Arial" w:hAnsi="Arial" w:cs="Arial"/>
                  <w:color w:val="333333"/>
                  <w:sz w:val="19"/>
                  <w:szCs w:val="19"/>
                </w:rPr>
                <w:t>M</w:t>
              </w:r>
            </w:ins>
            <w:ins w:id="21" w:author="Shirley Herron" w:date="2026-03-10T11:56:00Z">
              <w:r>
                <w:rPr>
                  <w:rFonts w:ascii="Arial" w:eastAsia="Arial" w:hAnsi="Arial" w:cs="Arial"/>
                  <w:color w:val="333333"/>
                  <w:sz w:val="19"/>
                  <w:szCs w:val="19"/>
                </w:rPr>
                <w:t>anagers can design, modify, and deploy data capture and workflow pathways through a straightforward web-based interface without the need for specialist software development skills or dedicated IT teams. Where conventional systems typically require weeks or months of custom coding, Monkton ISE can be tailored and made operational within hours or days.</w:t>
              </w:r>
              <w:r w:rsidRPr="00914CB4" w:rsidDel="000F59A8">
                <w:rPr>
                  <w:sz w:val="20"/>
                  <w:szCs w:val="20"/>
                </w:rPr>
                <w:t xml:space="preserve"> </w:t>
              </w:r>
            </w:ins>
            <w:del w:id="22" w:author="Shirley Herron" w:date="2026-03-10T11:56:00Z">
              <w:r w:rsidR="006B6F8D" w:rsidRPr="00914CB4" w:rsidDel="000F59A8">
                <w:rPr>
                  <w:sz w:val="20"/>
                  <w:szCs w:val="20"/>
                </w:rPr>
                <w:delText>Health creates valuable opportunities fo</w:delText>
              </w:r>
              <w:r w:rsidR="006B6F8D" w:rsidDel="000F59A8">
                <w:rPr>
                  <w:sz w:val="20"/>
                  <w:szCs w:val="20"/>
                </w:rPr>
                <w:delText xml:space="preserve">r </w:delText>
              </w:r>
              <w:r w:rsidR="006B6F8D" w:rsidRPr="00914CB4" w:rsidDel="000F59A8">
                <w:rPr>
                  <w:sz w:val="20"/>
                  <w:szCs w:val="20"/>
                </w:rPr>
                <w:delText>detaining authorities to meet their medical care obligations under international humanitarian law – quickly and effectively. The Third Geneva Convention (GC III) requires that prisoners of war receive free medical attention (Article 15), that adequate infirmary facilities are maintained (Article 30), and that medical inspections are conducted at least monthly (Article 31). Meeting these obligations in practice demands clinical workflows that can be stood up rapidly and adapted as operational circumstances change</w:delText>
              </w:r>
              <w:r w:rsidR="00882DB8" w:rsidDel="000F59A8">
                <w:rPr>
                  <w:sz w:val="20"/>
                  <w:szCs w:val="20"/>
                </w:rPr>
                <w:delText>.</w:delText>
              </w:r>
            </w:del>
          </w:p>
          <w:p w14:paraId="4399F4BF" w14:textId="28787011" w:rsidR="006B6F8D" w:rsidRPr="00914CB4" w:rsidRDefault="006B6F8D" w:rsidP="00CE0513">
            <w:pPr>
              <w:spacing w:after="120"/>
              <w:rPr>
                <w:sz w:val="20"/>
                <w:szCs w:val="20"/>
              </w:rPr>
            </w:pPr>
            <w:del w:id="23" w:author="Shirley Herron" w:date="2026-03-10T11:56:00Z">
              <w:r w:rsidRPr="00914CB4" w:rsidDel="000F59A8">
                <w:rPr>
                  <w:sz w:val="20"/>
                  <w:szCs w:val="20"/>
                </w:rPr>
                <w:delText>Using the platform’s no-code configuration tools, clinical leads and program</w:delText>
              </w:r>
              <w:r w:rsidDel="000F59A8">
                <w:rPr>
                  <w:sz w:val="20"/>
                  <w:szCs w:val="20"/>
                </w:rPr>
                <w:delText xml:space="preserve"> </w:delText>
              </w:r>
              <w:r w:rsidRPr="00914CB4" w:rsidDel="000F59A8">
                <w:rPr>
                  <w:sz w:val="20"/>
                  <w:szCs w:val="20"/>
                </w:rPr>
                <w:delText>managers can design, modify, and deploy patient care</w:delText>
              </w:r>
              <w:r w:rsidDel="000F59A8">
                <w:rPr>
                  <w:sz w:val="20"/>
                  <w:szCs w:val="20"/>
                </w:rPr>
                <w:delText xml:space="preserve"> </w:delText>
              </w:r>
              <w:r w:rsidRPr="00914CB4" w:rsidDel="000F59A8">
                <w:rPr>
                  <w:sz w:val="20"/>
                  <w:szCs w:val="20"/>
                </w:rPr>
                <w:delText>pathways through a straightforward web-based</w:delText>
              </w:r>
              <w:r w:rsidDel="000F59A8">
                <w:rPr>
                  <w:sz w:val="20"/>
                  <w:szCs w:val="20"/>
                </w:rPr>
                <w:delText xml:space="preserve"> </w:delText>
              </w:r>
              <w:r w:rsidRPr="00914CB4" w:rsidDel="000F59A8">
                <w:rPr>
                  <w:sz w:val="20"/>
                  <w:szCs w:val="20"/>
                </w:rPr>
                <w:delText>interface—without the need for specialist software</w:delText>
              </w:r>
              <w:r w:rsidDel="000F59A8">
                <w:rPr>
                  <w:sz w:val="20"/>
                  <w:szCs w:val="20"/>
                </w:rPr>
                <w:delText xml:space="preserve"> </w:delText>
              </w:r>
              <w:r w:rsidRPr="00914CB4" w:rsidDel="000F59A8">
                <w:rPr>
                  <w:sz w:val="20"/>
                  <w:szCs w:val="20"/>
                </w:rPr>
                <w:delText>development skills or dedicated IT teams. Where</w:delText>
              </w:r>
              <w:r w:rsidDel="000F59A8">
                <w:rPr>
                  <w:sz w:val="20"/>
                  <w:szCs w:val="20"/>
                </w:rPr>
                <w:delText xml:space="preserve"> </w:delText>
              </w:r>
              <w:r w:rsidRPr="00914CB4" w:rsidDel="000F59A8">
                <w:rPr>
                  <w:sz w:val="20"/>
                  <w:szCs w:val="20"/>
                </w:rPr>
                <w:delText>conventional Electronic Health Record (EHR) systems</w:delText>
              </w:r>
              <w:r w:rsidDel="000F59A8">
                <w:rPr>
                  <w:sz w:val="20"/>
                  <w:szCs w:val="20"/>
                </w:rPr>
                <w:delText xml:space="preserve"> </w:delText>
              </w:r>
              <w:r w:rsidRPr="00914CB4" w:rsidDel="000F59A8">
                <w:rPr>
                  <w:sz w:val="20"/>
                  <w:szCs w:val="20"/>
                </w:rPr>
                <w:delText>typically require weeks or months of custom coding,</w:delText>
              </w:r>
              <w:r w:rsidDel="000F59A8">
                <w:rPr>
                  <w:sz w:val="20"/>
                  <w:szCs w:val="20"/>
                </w:rPr>
                <w:delText xml:space="preserve"> </w:delText>
              </w:r>
              <w:r w:rsidR="00882DB8" w:rsidDel="000F59A8">
                <w:rPr>
                  <w:sz w:val="20"/>
                  <w:szCs w:val="20"/>
                </w:rPr>
                <w:delText xml:space="preserve">[NAME] </w:delText>
              </w:r>
              <w:r w:rsidRPr="00914CB4" w:rsidDel="000F59A8">
                <w:rPr>
                  <w:sz w:val="20"/>
                  <w:szCs w:val="20"/>
                </w:rPr>
                <w:delText>Health can be tailored and made</w:delText>
              </w:r>
              <w:r w:rsidDel="000F59A8">
                <w:rPr>
                  <w:sz w:val="20"/>
                  <w:szCs w:val="20"/>
                </w:rPr>
                <w:delText xml:space="preserve"> </w:delText>
              </w:r>
              <w:r w:rsidRPr="00914CB4" w:rsidDel="000F59A8">
                <w:rPr>
                  <w:sz w:val="20"/>
                  <w:szCs w:val="20"/>
                </w:rPr>
                <w:delText>operational within hours or days.</w:delText>
              </w:r>
              <w:bookmarkEnd w:id="2"/>
              <w:bookmarkEnd w:id="3"/>
              <w:r w:rsidRPr="00914CB4" w:rsidDel="000F59A8">
                <w:rPr>
                  <w:sz w:val="20"/>
                  <w:szCs w:val="20"/>
                </w:rPr>
                <w:delText xml:space="preserve"> </w:delText>
              </w:r>
            </w:del>
            <w:r w:rsidRPr="00914CB4">
              <w:rPr>
                <w:sz w:val="20"/>
                <w:szCs w:val="20"/>
              </w:rPr>
              <w:t>(1</w:t>
            </w:r>
            <w:ins w:id="24" w:author="Shirley Herron" w:date="2026-03-10T12:04:00Z">
              <w:r w:rsidR="000F59A8">
                <w:rPr>
                  <w:sz w:val="20"/>
                  <w:szCs w:val="20"/>
                </w:rPr>
                <w:t>16</w:t>
              </w:r>
            </w:ins>
            <w:del w:id="25" w:author="Shirley Herron" w:date="2026-03-10T12:04:00Z">
              <w:r w:rsidRPr="00914CB4" w:rsidDel="000F59A8">
                <w:rPr>
                  <w:sz w:val="20"/>
                  <w:szCs w:val="20"/>
                </w:rPr>
                <w:delText>48</w:delText>
              </w:r>
            </w:del>
            <w:r w:rsidRPr="00914CB4">
              <w:rPr>
                <w:sz w:val="20"/>
                <w:szCs w:val="20"/>
              </w:rPr>
              <w:t xml:space="preserve"> words)</w:t>
            </w:r>
          </w:p>
        </w:tc>
      </w:tr>
      <w:tr w:rsidR="006B6F8D" w14:paraId="4E3A92B0" w14:textId="77777777" w:rsidTr="00CE0513">
        <w:tc>
          <w:tcPr>
            <w:tcW w:w="4508" w:type="dxa"/>
            <w:vAlign w:val="center"/>
          </w:tcPr>
          <w:p w14:paraId="6B549DE7" w14:textId="77777777" w:rsidR="006B6F8D" w:rsidRDefault="006B6F8D" w:rsidP="00CE0513">
            <w:pPr>
              <w:jc w:val="center"/>
            </w:pPr>
            <w:r>
              <w:t>IMAGE</w:t>
            </w:r>
          </w:p>
        </w:tc>
        <w:tc>
          <w:tcPr>
            <w:tcW w:w="4508" w:type="dxa"/>
          </w:tcPr>
          <w:p w14:paraId="283A93B7" w14:textId="77777777" w:rsidR="006B6F8D" w:rsidRDefault="006B6F8D" w:rsidP="00CE0513">
            <w:pPr>
              <w:pStyle w:val="p1"/>
              <w:spacing w:after="120"/>
            </w:pPr>
            <w:r>
              <w:t>Mission-Ready Agility</w:t>
            </w:r>
          </w:p>
          <w:p w14:paraId="3B342A1B" w14:textId="358E74E4" w:rsidR="000F59A8" w:rsidRDefault="000F59A8" w:rsidP="000F59A8">
            <w:pPr>
              <w:spacing w:after="100"/>
              <w:rPr>
                <w:ins w:id="26" w:author="Shirley Herron" w:date="2026-03-10T11:55:00Z"/>
              </w:rPr>
            </w:pPr>
            <w:bookmarkStart w:id="27" w:name="OLE_LINK5"/>
            <w:bookmarkStart w:id="28" w:name="OLE_LINK6"/>
            <w:ins w:id="29" w:author="Shirley Herron" w:date="2026-03-10T11:55:00Z">
              <w:r>
                <w:rPr>
                  <w:rFonts w:ascii="Arial" w:eastAsia="Arial" w:hAnsi="Arial" w:cs="Arial"/>
                  <w:color w:val="333333"/>
                  <w:sz w:val="19"/>
                  <w:szCs w:val="19"/>
                </w:rPr>
                <w:t>Bridging the gap between operational mandates and ground</w:t>
              </w:r>
            </w:ins>
            <w:ins w:id="30" w:author="Shirley Herron" w:date="2026-03-11T12:16:00Z">
              <w:r w:rsidR="009355C6">
                <w:rPr>
                  <w:rFonts w:ascii="Arial" w:eastAsia="Arial" w:hAnsi="Arial" w:cs="Arial"/>
                  <w:color w:val="333333"/>
                  <w:sz w:val="19"/>
                  <w:szCs w:val="19"/>
                </w:rPr>
                <w:t xml:space="preserve"> </w:t>
              </w:r>
            </w:ins>
            <w:ins w:id="31" w:author="Shirley Herron" w:date="2026-03-10T11:55:00Z">
              <w:r>
                <w:rPr>
                  <w:rFonts w:ascii="Arial" w:eastAsia="Arial" w:hAnsi="Arial" w:cs="Arial"/>
                  <w:color w:val="333333"/>
                  <w:sz w:val="19"/>
                  <w:szCs w:val="19"/>
                </w:rPr>
                <w:t>level reality, Monkton ISE allows authorised personnel to configure information capture and sharing workflows in near real-time. This ensures that changes to screening protocols, tracking procedures, or reporting pathways are evaluated and deployed without the overhead of traditional software development cycles.</w:t>
              </w:r>
            </w:ins>
          </w:p>
          <w:p w14:paraId="6A41A36D" w14:textId="1B12A594" w:rsidR="006B6F8D" w:rsidRPr="00914CB4" w:rsidRDefault="000F59A8" w:rsidP="000F59A8">
            <w:pPr>
              <w:spacing w:after="120"/>
              <w:rPr>
                <w:sz w:val="20"/>
                <w:szCs w:val="20"/>
              </w:rPr>
            </w:pPr>
            <w:ins w:id="32" w:author="Shirley Herron" w:date="2026-03-10T11:55:00Z">
              <w:r>
                <w:rPr>
                  <w:rFonts w:ascii="Arial" w:eastAsia="Arial" w:hAnsi="Arial" w:cs="Arial"/>
                  <w:color w:val="333333"/>
                  <w:sz w:val="19"/>
                  <w:szCs w:val="19"/>
                </w:rPr>
                <w:t>This reduces total cost of ownership while keeping the mission focused on operational outcomes, not technical constraints.</w:t>
              </w:r>
            </w:ins>
            <w:del w:id="33" w:author="Shirley Herron" w:date="2026-03-10T11:55:00Z">
              <w:r w:rsidR="006B6F8D" w:rsidRPr="00914CB4" w:rsidDel="000F59A8">
                <w:rPr>
                  <w:sz w:val="20"/>
                  <w:szCs w:val="20"/>
                </w:rPr>
                <w:delText>Bridging the gap between legal mandates and</w:delText>
              </w:r>
              <w:r w:rsidR="006B6F8D" w:rsidDel="000F59A8">
                <w:rPr>
                  <w:sz w:val="20"/>
                  <w:szCs w:val="20"/>
                </w:rPr>
                <w:delText xml:space="preserve"> </w:delText>
              </w:r>
              <w:r w:rsidR="006B6F8D" w:rsidRPr="00914CB4" w:rsidDel="000F59A8">
                <w:rPr>
                  <w:sz w:val="20"/>
                  <w:szCs w:val="20"/>
                </w:rPr>
                <w:delText xml:space="preserve">operational reality, </w:delText>
              </w:r>
              <w:r w:rsidR="00882DB8" w:rsidDel="000F59A8">
                <w:rPr>
                  <w:sz w:val="20"/>
                  <w:szCs w:val="20"/>
                </w:rPr>
                <w:delText>[NAME]</w:delText>
              </w:r>
              <w:r w:rsidR="00882DB8" w:rsidRPr="00914CB4" w:rsidDel="000F59A8">
                <w:rPr>
                  <w:sz w:val="20"/>
                  <w:szCs w:val="20"/>
                </w:rPr>
                <w:delText xml:space="preserve"> </w:delText>
              </w:r>
              <w:r w:rsidR="006B6F8D" w:rsidRPr="00914CB4" w:rsidDel="000F59A8">
                <w:rPr>
                  <w:sz w:val="20"/>
                  <w:szCs w:val="20"/>
                </w:rPr>
                <w:delText>Health allows clinicians to</w:delText>
              </w:r>
              <w:r w:rsidR="006B6F8D" w:rsidDel="000F59A8">
                <w:rPr>
                  <w:sz w:val="20"/>
                  <w:szCs w:val="20"/>
                </w:rPr>
                <w:delText xml:space="preserve"> </w:delText>
              </w:r>
              <w:r w:rsidR="006B6F8D" w:rsidRPr="00914CB4" w:rsidDel="000F59A8">
                <w:rPr>
                  <w:sz w:val="20"/>
                  <w:szCs w:val="20"/>
                </w:rPr>
                <w:delText>configure EHR workflows in near real-time. This ensures</w:delText>
              </w:r>
              <w:r w:rsidR="006B6F8D" w:rsidDel="000F59A8">
                <w:rPr>
                  <w:sz w:val="20"/>
                  <w:szCs w:val="20"/>
                </w:rPr>
                <w:delText xml:space="preserve"> </w:delText>
              </w:r>
              <w:r w:rsidR="006B6F8D" w:rsidRPr="00914CB4" w:rsidDel="000F59A8">
                <w:rPr>
                  <w:sz w:val="20"/>
                  <w:szCs w:val="20"/>
                </w:rPr>
                <w:delText>that changes to screening protocols or treatment</w:delText>
              </w:r>
              <w:r w:rsidR="006B6F8D" w:rsidDel="000F59A8">
                <w:rPr>
                  <w:sz w:val="20"/>
                  <w:szCs w:val="20"/>
                </w:rPr>
                <w:delText xml:space="preserve"> </w:delText>
              </w:r>
              <w:r w:rsidR="006B6F8D" w:rsidRPr="00914CB4" w:rsidDel="000F59A8">
                <w:rPr>
                  <w:sz w:val="20"/>
                  <w:szCs w:val="20"/>
                </w:rPr>
                <w:delText>pathways are evaluated and deployed without the</w:delText>
              </w:r>
              <w:r w:rsidR="006B6F8D" w:rsidDel="000F59A8">
                <w:rPr>
                  <w:sz w:val="20"/>
                  <w:szCs w:val="20"/>
                </w:rPr>
                <w:delText xml:space="preserve"> </w:delText>
              </w:r>
              <w:r w:rsidR="006B6F8D" w:rsidRPr="00914CB4" w:rsidDel="000F59A8">
                <w:rPr>
                  <w:sz w:val="20"/>
                  <w:szCs w:val="20"/>
                </w:rPr>
                <w:delText>overhead of traditional software development cycles.</w:delText>
              </w:r>
              <w:r w:rsidR="006B6F8D" w:rsidDel="000F59A8">
                <w:rPr>
                  <w:sz w:val="20"/>
                  <w:szCs w:val="20"/>
                </w:rPr>
                <w:delText xml:space="preserve"> </w:delText>
              </w:r>
              <w:r w:rsidR="006B6F8D" w:rsidRPr="00914CB4" w:rsidDel="000F59A8">
                <w:rPr>
                  <w:sz w:val="20"/>
                  <w:szCs w:val="20"/>
                </w:rPr>
                <w:delText>This reduces total cost of ownership while keeping the</w:delText>
              </w:r>
              <w:r w:rsidR="006B6F8D" w:rsidDel="000F59A8">
                <w:rPr>
                  <w:sz w:val="20"/>
                  <w:szCs w:val="20"/>
                </w:rPr>
                <w:delText xml:space="preserve"> </w:delText>
              </w:r>
              <w:r w:rsidR="006B6F8D" w:rsidRPr="00914CB4" w:rsidDel="000F59A8">
                <w:rPr>
                  <w:sz w:val="20"/>
                  <w:szCs w:val="20"/>
                </w:rPr>
                <w:delText>mission focused on patient outcomes, not technical</w:delText>
              </w:r>
              <w:r w:rsidR="006B6F8D" w:rsidDel="000F59A8">
                <w:rPr>
                  <w:sz w:val="20"/>
                  <w:szCs w:val="20"/>
                </w:rPr>
                <w:delText xml:space="preserve"> </w:delText>
              </w:r>
              <w:r w:rsidR="006B6F8D" w:rsidRPr="00914CB4" w:rsidDel="000F59A8">
                <w:rPr>
                  <w:sz w:val="20"/>
                  <w:szCs w:val="20"/>
                </w:rPr>
                <w:delText>constraints.</w:delText>
              </w:r>
            </w:del>
            <w:r w:rsidR="006B6F8D" w:rsidRPr="00914CB4">
              <w:rPr>
                <w:sz w:val="20"/>
                <w:szCs w:val="20"/>
              </w:rPr>
              <w:t xml:space="preserve"> (6</w:t>
            </w:r>
            <w:ins w:id="34" w:author="Shirley Herron" w:date="2026-03-10T12:05:00Z">
              <w:r>
                <w:rPr>
                  <w:sz w:val="20"/>
                  <w:szCs w:val="20"/>
                </w:rPr>
                <w:t>5</w:t>
              </w:r>
            </w:ins>
            <w:del w:id="35" w:author="Shirley Herron" w:date="2026-03-10T12:05:00Z">
              <w:r w:rsidR="006B6F8D" w:rsidRPr="00914CB4" w:rsidDel="000F59A8">
                <w:rPr>
                  <w:sz w:val="20"/>
                  <w:szCs w:val="20"/>
                </w:rPr>
                <w:delText>4</w:delText>
              </w:r>
            </w:del>
            <w:r w:rsidR="006B6F8D" w:rsidRPr="00914CB4">
              <w:rPr>
                <w:sz w:val="20"/>
                <w:szCs w:val="20"/>
              </w:rPr>
              <w:t xml:space="preserve"> words)</w:t>
            </w:r>
          </w:p>
          <w:bookmarkEnd w:id="27"/>
          <w:bookmarkEnd w:id="28"/>
          <w:p w14:paraId="73278587" w14:textId="77777777" w:rsidR="006B6F8D" w:rsidRDefault="006B6F8D" w:rsidP="00CE0513"/>
        </w:tc>
      </w:tr>
      <w:tr w:rsidR="006B6F8D" w14:paraId="65029FCE" w14:textId="77777777" w:rsidTr="00CE0513">
        <w:tc>
          <w:tcPr>
            <w:tcW w:w="9016" w:type="dxa"/>
            <w:gridSpan w:val="2"/>
            <w:tcMar>
              <w:top w:w="72" w:type="dxa"/>
              <w:left w:w="115" w:type="dxa"/>
              <w:bottom w:w="72" w:type="dxa"/>
              <w:right w:w="115" w:type="dxa"/>
            </w:tcMar>
          </w:tcPr>
          <w:p w14:paraId="381A5383" w14:textId="1AA56E1C" w:rsidR="006B6F8D" w:rsidRPr="000F59A8" w:rsidRDefault="006B6F8D" w:rsidP="00CE0513">
            <w:pPr>
              <w:pStyle w:val="p1"/>
              <w:jc w:val="center"/>
              <w:rPr>
                <w:sz w:val="24"/>
                <w:szCs w:val="24"/>
                <w:rPrChange w:id="36" w:author="Shirley Herron" w:date="2026-03-10T11:57:00Z">
                  <w:rPr/>
                </w:rPrChange>
              </w:rPr>
            </w:pPr>
            <w:r w:rsidRPr="000F59A8">
              <w:rPr>
                <w:sz w:val="24"/>
                <w:szCs w:val="24"/>
                <w:rPrChange w:id="37" w:author="Shirley Herron" w:date="2026-03-10T11:57:00Z">
                  <w:rPr/>
                </w:rPrChange>
              </w:rPr>
              <w:t xml:space="preserve">We turn </w:t>
            </w:r>
            <w:del w:id="38" w:author="Shirley Herron" w:date="2026-03-10T11:57:00Z">
              <w:r w:rsidRPr="000F59A8" w:rsidDel="000F59A8">
                <w:rPr>
                  <w:sz w:val="24"/>
                  <w:szCs w:val="24"/>
                  <w:rPrChange w:id="39" w:author="Shirley Herron" w:date="2026-03-10T11:57:00Z">
                    <w:rPr/>
                  </w:rPrChange>
                </w:rPr>
                <w:delText xml:space="preserve">clinical </w:delText>
              </w:r>
            </w:del>
            <w:ins w:id="40" w:author="Shirley Herron" w:date="2026-03-10T11:57:00Z">
              <w:r w:rsidR="000F59A8" w:rsidRPr="000F59A8">
                <w:rPr>
                  <w:sz w:val="24"/>
                  <w:szCs w:val="24"/>
                  <w:rPrChange w:id="41" w:author="Shirley Herron" w:date="2026-03-10T11:57:00Z">
                    <w:rPr/>
                  </w:rPrChange>
                </w:rPr>
                <w:t xml:space="preserve">operational </w:t>
              </w:r>
            </w:ins>
            <w:r w:rsidRPr="000F59A8">
              <w:rPr>
                <w:sz w:val="24"/>
                <w:szCs w:val="24"/>
                <w:rPrChange w:id="42" w:author="Shirley Herron" w:date="2026-03-10T11:57:00Z">
                  <w:rPr/>
                </w:rPrChange>
              </w:rPr>
              <w:t xml:space="preserve">compliance into proactive </w:t>
            </w:r>
            <w:del w:id="43" w:author="Shirley Herron" w:date="2026-03-10T11:57:00Z">
              <w:r w:rsidRPr="000F59A8" w:rsidDel="000F59A8">
                <w:rPr>
                  <w:sz w:val="24"/>
                  <w:szCs w:val="24"/>
                  <w:rPrChange w:id="44" w:author="Shirley Herron" w:date="2026-03-10T11:57:00Z">
                    <w:rPr/>
                  </w:rPrChange>
                </w:rPr>
                <w:delText xml:space="preserve">health </w:delText>
              </w:r>
            </w:del>
            <w:ins w:id="45" w:author="Shirley Herron" w:date="2026-03-10T11:57:00Z">
              <w:r w:rsidR="000F59A8" w:rsidRPr="000F59A8">
                <w:rPr>
                  <w:sz w:val="24"/>
                  <w:szCs w:val="24"/>
                  <w:rPrChange w:id="46" w:author="Shirley Herron" w:date="2026-03-10T11:57:00Z">
                    <w:rPr/>
                  </w:rPrChange>
                </w:rPr>
                <w:t xml:space="preserve">mission </w:t>
              </w:r>
            </w:ins>
            <w:r w:rsidRPr="000F59A8">
              <w:rPr>
                <w:sz w:val="24"/>
                <w:szCs w:val="24"/>
                <w:rPrChange w:id="47" w:author="Shirley Herron" w:date="2026-03-10T11:57:00Z">
                  <w:rPr/>
                </w:rPrChange>
              </w:rPr>
              <w:t>intelligence</w:t>
            </w:r>
          </w:p>
        </w:tc>
      </w:tr>
    </w:tbl>
    <w:p w14:paraId="30B98C29" w14:textId="77777777" w:rsidR="006B6F8D" w:rsidRDefault="006B6F8D" w:rsidP="006B6F8D"/>
    <w:p w14:paraId="5942D111" w14:textId="77777777" w:rsidR="006B6F8D" w:rsidRDefault="006B6F8D" w:rsidP="006B6F8D">
      <w:r>
        <w:br w:type="page"/>
      </w:r>
    </w:p>
    <w:p w14:paraId="735B60A6" w14:textId="77777777" w:rsidR="006B6F8D" w:rsidRDefault="006B6F8D" w:rsidP="006B6F8D"/>
    <w:tbl>
      <w:tblPr>
        <w:tblStyle w:val="TableGrid"/>
        <w:tblW w:w="0" w:type="auto"/>
        <w:tblCellMar>
          <w:top w:w="72" w:type="dxa"/>
          <w:bottom w:w="72" w:type="dxa"/>
        </w:tblCellMar>
        <w:tblLook w:val="04A0" w:firstRow="1" w:lastRow="0" w:firstColumn="1" w:lastColumn="0" w:noHBand="0" w:noVBand="1"/>
      </w:tblPr>
      <w:tblGrid>
        <w:gridCol w:w="4508"/>
        <w:gridCol w:w="977"/>
        <w:gridCol w:w="3531"/>
      </w:tblGrid>
      <w:tr w:rsidR="006B6F8D" w14:paraId="3EDDF71E" w14:textId="77777777" w:rsidTr="00CE0513">
        <w:trPr>
          <w:trHeight w:val="563"/>
        </w:trPr>
        <w:tc>
          <w:tcPr>
            <w:tcW w:w="9016" w:type="dxa"/>
            <w:gridSpan w:val="3"/>
            <w:vAlign w:val="center"/>
          </w:tcPr>
          <w:p w14:paraId="1397BA97" w14:textId="77777777" w:rsidR="006B6F8D" w:rsidRDefault="006B6F8D" w:rsidP="00CE0513">
            <w:pPr>
              <w:pStyle w:val="p1"/>
            </w:pPr>
            <w:r>
              <w:t>Bridge the Gap Between Auditable Data to Actionable Insight</w:t>
            </w:r>
          </w:p>
        </w:tc>
      </w:tr>
      <w:tr w:rsidR="006B6F8D" w14:paraId="3E535561" w14:textId="77777777" w:rsidTr="00CE0513">
        <w:tc>
          <w:tcPr>
            <w:tcW w:w="4508" w:type="dxa"/>
          </w:tcPr>
          <w:p w14:paraId="645DFF94" w14:textId="32D50CB0" w:rsidR="006B6F8D" w:rsidRDefault="006B6F8D" w:rsidP="00CE0513">
            <w:pPr>
              <w:pStyle w:val="p1"/>
              <w:spacing w:after="120"/>
            </w:pPr>
            <w:bookmarkStart w:id="48" w:name="OLE_LINK1"/>
            <w:bookmarkStart w:id="49" w:name="OLE_LINK2"/>
            <w:r>
              <w:t xml:space="preserve">A Secure Platform for Accountable, Auditable </w:t>
            </w:r>
            <w:del w:id="50" w:author="Shirley Herron" w:date="2026-03-11T12:21:00Z">
              <w:r w:rsidDel="009355C6">
                <w:delText>Care</w:delText>
              </w:r>
            </w:del>
            <w:ins w:id="51" w:author="Shirley Herron" w:date="2026-03-11T12:21:00Z">
              <w:r w:rsidR="009355C6">
                <w:t>Operations</w:t>
              </w:r>
            </w:ins>
          </w:p>
          <w:p w14:paraId="0522CE20" w14:textId="08F2BF20" w:rsidR="006B6F8D" w:rsidDel="000F59A8" w:rsidRDefault="000F59A8" w:rsidP="00CE0513">
            <w:pPr>
              <w:spacing w:after="120"/>
              <w:rPr>
                <w:del w:id="52" w:author="Shirley Herron" w:date="2026-03-10T11:58:00Z"/>
                <w:sz w:val="20"/>
                <w:szCs w:val="20"/>
              </w:rPr>
            </w:pPr>
            <w:bookmarkStart w:id="53" w:name="OLE_LINK7"/>
            <w:bookmarkStart w:id="54" w:name="OLE_LINK8"/>
            <w:bookmarkEnd w:id="48"/>
            <w:bookmarkEnd w:id="49"/>
            <w:ins w:id="55" w:author="Shirley Herron" w:date="2026-03-10T11:58:00Z">
              <w:r>
                <w:rPr>
                  <w:rFonts w:ascii="Arial" w:eastAsia="Arial" w:hAnsi="Arial" w:cs="Arial"/>
                  <w:color w:val="333333"/>
                  <w:sz w:val="19"/>
                  <w:szCs w:val="19"/>
                </w:rPr>
                <w:t>In any operational context</w:t>
              </w:r>
            </w:ins>
            <w:ins w:id="56" w:author="Shirley Herron" w:date="2026-03-11T12:17:00Z">
              <w:r w:rsidR="009355C6">
                <w:rPr>
                  <w:rFonts w:ascii="Arial" w:eastAsia="Arial" w:hAnsi="Arial" w:cs="Arial"/>
                  <w:color w:val="333333"/>
                  <w:sz w:val="19"/>
                  <w:szCs w:val="19"/>
                </w:rPr>
                <w:t xml:space="preserve"> -</w:t>
              </w:r>
            </w:ins>
            <w:ins w:id="57" w:author="Shirley Herron" w:date="2026-03-10T11:58:00Z">
              <w:r>
                <w:rPr>
                  <w:rFonts w:ascii="Arial" w:eastAsia="Arial" w:hAnsi="Arial" w:cs="Arial"/>
                  <w:color w:val="333333"/>
                  <w:sz w:val="19"/>
                  <w:szCs w:val="19"/>
                </w:rPr>
                <w:t xml:space="preserve"> from detainee management to coalition intelligence sharing </w:t>
              </w:r>
            </w:ins>
            <w:ins w:id="58" w:author="Shirley Herron" w:date="2026-03-11T12:17:00Z">
              <w:r w:rsidR="009355C6">
                <w:rPr>
                  <w:rFonts w:ascii="Arial" w:eastAsia="Arial" w:hAnsi="Arial" w:cs="Arial"/>
                  <w:color w:val="333333"/>
                  <w:sz w:val="19"/>
                  <w:szCs w:val="19"/>
                </w:rPr>
                <w:t>-</w:t>
              </w:r>
            </w:ins>
            <w:ins w:id="59" w:author="Shirley Herron" w:date="2026-03-10T11:58:00Z">
              <w:r>
                <w:rPr>
                  <w:rFonts w:ascii="Arial" w:eastAsia="Arial" w:hAnsi="Arial" w:cs="Arial"/>
                  <w:color w:val="333333"/>
                  <w:sz w:val="19"/>
                  <w:szCs w:val="19"/>
                </w:rPr>
                <w:t xml:space="preserve"> the ability to demonstrate accountability to oversight bodies is paramount. </w:t>
              </w:r>
            </w:ins>
            <w:del w:id="60" w:author="Shirley Herron" w:date="2026-03-10T11:58:00Z">
              <w:r w:rsidR="006B6F8D" w:rsidRPr="00914CB4" w:rsidDel="000F59A8">
                <w:rPr>
                  <w:sz w:val="20"/>
                  <w:szCs w:val="20"/>
                </w:rPr>
                <w:delText>Under GC III, the detaining power must demonstrate</w:delText>
              </w:r>
              <w:r w:rsidR="006B6F8D" w:rsidDel="000F59A8">
                <w:rPr>
                  <w:sz w:val="20"/>
                  <w:szCs w:val="20"/>
                </w:rPr>
                <w:delText xml:space="preserve"> </w:delText>
              </w:r>
              <w:r w:rsidR="006B6F8D" w:rsidRPr="00914CB4" w:rsidDel="000F59A8">
                <w:rPr>
                  <w:sz w:val="20"/>
                  <w:szCs w:val="20"/>
                </w:rPr>
                <w:delText>compliance with its duty of care to prisoners of war</w:delText>
              </w:r>
              <w:r w:rsidR="006B6F8D" w:rsidDel="000F59A8">
                <w:rPr>
                  <w:sz w:val="20"/>
                  <w:szCs w:val="20"/>
                </w:rPr>
                <w:delText xml:space="preserve"> (</w:delText>
              </w:r>
              <w:r w:rsidR="006B6F8D" w:rsidRPr="00914CB4" w:rsidDel="000F59A8">
                <w:rPr>
                  <w:sz w:val="20"/>
                  <w:szCs w:val="20"/>
                </w:rPr>
                <w:delText>Article 12) to oversight bodies including the ICRC.</w:delText>
              </w:r>
              <w:r w:rsidR="006B6F8D" w:rsidDel="000F59A8">
                <w:rPr>
                  <w:sz w:val="20"/>
                  <w:szCs w:val="20"/>
                </w:rPr>
                <w:delText xml:space="preserve"> </w:delText>
              </w:r>
            </w:del>
          </w:p>
          <w:p w14:paraId="08F98E94" w14:textId="77777777" w:rsidR="000F59A8" w:rsidRDefault="000F59A8" w:rsidP="00CE0513">
            <w:pPr>
              <w:spacing w:after="120"/>
              <w:rPr>
                <w:ins w:id="61" w:author="Shirley Herron" w:date="2026-03-10T11:58:00Z"/>
                <w:sz w:val="20"/>
                <w:szCs w:val="20"/>
              </w:rPr>
            </w:pPr>
          </w:p>
          <w:p w14:paraId="234A50AF" w14:textId="71D4BA3C" w:rsidR="006B6F8D" w:rsidRDefault="00882DB8" w:rsidP="00CE0513">
            <w:pPr>
              <w:spacing w:after="120"/>
              <w:rPr>
                <w:sz w:val="20"/>
                <w:szCs w:val="20"/>
              </w:rPr>
            </w:pPr>
            <w:del w:id="62" w:author="Shirley Herron" w:date="2026-03-10T11:57:00Z">
              <w:r w:rsidDel="000F59A8">
                <w:rPr>
                  <w:sz w:val="20"/>
                  <w:szCs w:val="20"/>
                </w:rPr>
                <w:delText>[NAME]</w:delText>
              </w:r>
              <w:r w:rsidRPr="00914CB4" w:rsidDel="000F59A8">
                <w:rPr>
                  <w:sz w:val="20"/>
                  <w:szCs w:val="20"/>
                </w:rPr>
                <w:delText xml:space="preserve"> </w:delText>
              </w:r>
              <w:r w:rsidR="006B6F8D" w:rsidRPr="00914CB4" w:rsidDel="000F59A8">
                <w:rPr>
                  <w:sz w:val="20"/>
                  <w:szCs w:val="20"/>
                </w:rPr>
                <w:delText>Health</w:delText>
              </w:r>
            </w:del>
            <w:ins w:id="63" w:author="Shirley Herron" w:date="2026-03-10T11:57:00Z">
              <w:r w:rsidR="000F59A8">
                <w:rPr>
                  <w:sz w:val="20"/>
                  <w:szCs w:val="20"/>
                </w:rPr>
                <w:t>Monkton ISE</w:t>
              </w:r>
            </w:ins>
            <w:r w:rsidR="006B6F8D" w:rsidRPr="00914CB4">
              <w:rPr>
                <w:sz w:val="20"/>
                <w:szCs w:val="20"/>
              </w:rPr>
              <w:t xml:space="preserve"> provides a proven, cloud-hosted</w:t>
            </w:r>
            <w:r w:rsidR="006B6F8D">
              <w:rPr>
                <w:sz w:val="20"/>
                <w:szCs w:val="20"/>
              </w:rPr>
              <w:t xml:space="preserve"> </w:t>
            </w:r>
            <w:del w:id="64" w:author="Shirley Herron" w:date="2026-03-10T11:57:00Z">
              <w:r w:rsidR="006B6F8D" w:rsidRPr="00914CB4" w:rsidDel="000F59A8">
                <w:rPr>
                  <w:sz w:val="20"/>
                  <w:szCs w:val="20"/>
                </w:rPr>
                <w:delText xml:space="preserve">EHR </w:delText>
              </w:r>
            </w:del>
            <w:r w:rsidR="006B6F8D" w:rsidRPr="00914CB4">
              <w:rPr>
                <w:sz w:val="20"/>
                <w:szCs w:val="20"/>
              </w:rPr>
              <w:t>platform for the secure</w:t>
            </w:r>
            <w:r w:rsidR="006B6F8D">
              <w:rPr>
                <w:sz w:val="20"/>
                <w:szCs w:val="20"/>
              </w:rPr>
              <w:t xml:space="preserve"> </w:t>
            </w:r>
            <w:r w:rsidR="006B6F8D" w:rsidRPr="00914CB4">
              <w:rPr>
                <w:sz w:val="20"/>
                <w:szCs w:val="20"/>
              </w:rPr>
              <w:t xml:space="preserve">capture, management, and sharing of </w:t>
            </w:r>
            <w:del w:id="65" w:author="Shirley Herron" w:date="2026-03-10T11:58:00Z">
              <w:r w:rsidR="006B6F8D" w:rsidRPr="00914CB4" w:rsidDel="000F59A8">
                <w:rPr>
                  <w:sz w:val="20"/>
                  <w:szCs w:val="20"/>
                </w:rPr>
                <w:delText>medical and</w:delText>
              </w:r>
              <w:r w:rsidR="006B6F8D" w:rsidDel="000F59A8">
                <w:rPr>
                  <w:sz w:val="20"/>
                  <w:szCs w:val="20"/>
                </w:rPr>
                <w:delText xml:space="preserve"> </w:delText>
              </w:r>
              <w:r w:rsidR="006B6F8D" w:rsidRPr="00914CB4" w:rsidDel="000F59A8">
                <w:rPr>
                  <w:sz w:val="20"/>
                  <w:szCs w:val="20"/>
                </w:rPr>
                <w:delText>public health</w:delText>
              </w:r>
            </w:del>
            <w:ins w:id="66" w:author="Shirley Herron" w:date="2026-03-10T11:58:00Z">
              <w:r w:rsidR="000F59A8">
                <w:rPr>
                  <w:sz w:val="20"/>
                  <w:szCs w:val="20"/>
                </w:rPr>
                <w:t>sensitive operational</w:t>
              </w:r>
            </w:ins>
            <w:r w:rsidR="006B6F8D" w:rsidRPr="00914CB4">
              <w:rPr>
                <w:sz w:val="20"/>
                <w:szCs w:val="20"/>
              </w:rPr>
              <w:t xml:space="preserve"> information </w:t>
            </w:r>
            <w:r w:rsidR="006B6F8D">
              <w:rPr>
                <w:sz w:val="20"/>
                <w:szCs w:val="20"/>
              </w:rPr>
              <w:t>-</w:t>
            </w:r>
            <w:r w:rsidR="006B6F8D" w:rsidRPr="00914CB4">
              <w:rPr>
                <w:sz w:val="20"/>
                <w:szCs w:val="20"/>
              </w:rPr>
              <w:t xml:space="preserve"> creating the auditable</w:t>
            </w:r>
            <w:r w:rsidR="006B6F8D">
              <w:rPr>
                <w:sz w:val="20"/>
                <w:szCs w:val="20"/>
              </w:rPr>
              <w:t xml:space="preserve"> </w:t>
            </w:r>
            <w:r w:rsidR="006B6F8D" w:rsidRPr="00914CB4">
              <w:rPr>
                <w:sz w:val="20"/>
                <w:szCs w:val="20"/>
              </w:rPr>
              <w:t xml:space="preserve">record </w:t>
            </w:r>
            <w:del w:id="67" w:author="Shirley Herron" w:date="2026-03-10T11:58:00Z">
              <w:r w:rsidR="006B6F8D" w:rsidRPr="00914CB4" w:rsidDel="000F59A8">
                <w:rPr>
                  <w:sz w:val="20"/>
                  <w:szCs w:val="20"/>
                </w:rPr>
                <w:delText>of care these</w:delText>
              </w:r>
            </w:del>
            <w:ins w:id="68" w:author="Shirley Herron" w:date="2026-03-10T11:58:00Z">
              <w:r w:rsidR="000F59A8">
                <w:rPr>
                  <w:sz w:val="20"/>
                  <w:szCs w:val="20"/>
                </w:rPr>
                <w:t>that legal and regulatory</w:t>
              </w:r>
            </w:ins>
            <w:r w:rsidR="006B6F8D" w:rsidRPr="00914CB4">
              <w:rPr>
                <w:sz w:val="20"/>
                <w:szCs w:val="20"/>
              </w:rPr>
              <w:t xml:space="preserve"> obligations demand.</w:t>
            </w:r>
            <w:r w:rsidR="006B6F8D">
              <w:rPr>
                <w:sz w:val="20"/>
                <w:szCs w:val="20"/>
              </w:rPr>
              <w:t xml:space="preserve"> </w:t>
            </w:r>
          </w:p>
          <w:p w14:paraId="7505FFBF" w14:textId="02AE2628" w:rsidR="006B6F8D" w:rsidRPr="00914CB4" w:rsidRDefault="006B6F8D" w:rsidP="00CE0513">
            <w:pPr>
              <w:spacing w:after="120"/>
              <w:rPr>
                <w:sz w:val="20"/>
                <w:szCs w:val="20"/>
              </w:rPr>
            </w:pPr>
            <w:r w:rsidRPr="00914CB4">
              <w:rPr>
                <w:sz w:val="20"/>
                <w:szCs w:val="20"/>
              </w:rPr>
              <w:t xml:space="preserve">The platform handles </w:t>
            </w:r>
            <w:del w:id="69" w:author="Shirley Herron" w:date="2026-03-10T11:59:00Z">
              <w:r w:rsidRPr="00914CB4" w:rsidDel="000F59A8">
                <w:rPr>
                  <w:sz w:val="20"/>
                  <w:szCs w:val="20"/>
                </w:rPr>
                <w:delText xml:space="preserve">ePHI and </w:delText>
              </w:r>
            </w:del>
            <w:r w:rsidRPr="00914CB4">
              <w:rPr>
                <w:sz w:val="20"/>
                <w:szCs w:val="20"/>
              </w:rPr>
              <w:t>sensitive PII</w:t>
            </w:r>
            <w:ins w:id="70" w:author="Shirley Herron" w:date="2026-03-10T11:59:00Z">
              <w:r w:rsidR="000F59A8">
                <w:rPr>
                  <w:sz w:val="20"/>
                  <w:szCs w:val="20"/>
                </w:rPr>
                <w:t xml:space="preserve">, classified information and operationally critical data </w:t>
              </w:r>
            </w:ins>
            <w:del w:id="71" w:author="Shirley Herron" w:date="2026-03-10T11:59:00Z">
              <w:r w:rsidRPr="00914CB4" w:rsidDel="000F59A8">
                <w:rPr>
                  <w:sz w:val="20"/>
                  <w:szCs w:val="20"/>
                </w:rPr>
                <w:delText xml:space="preserve"> </w:delText>
              </w:r>
            </w:del>
            <w:r w:rsidRPr="00914CB4">
              <w:rPr>
                <w:sz w:val="20"/>
                <w:szCs w:val="20"/>
              </w:rPr>
              <w:t>by design,</w:t>
            </w:r>
            <w:r>
              <w:rPr>
                <w:sz w:val="20"/>
                <w:szCs w:val="20"/>
              </w:rPr>
              <w:t xml:space="preserve"> </w:t>
            </w:r>
            <w:r w:rsidRPr="00914CB4">
              <w:rPr>
                <w:sz w:val="20"/>
                <w:szCs w:val="20"/>
              </w:rPr>
              <w:t>with walled-garden security architecture, FIPS 140-2</w:t>
            </w:r>
            <w:r>
              <w:rPr>
                <w:sz w:val="20"/>
                <w:szCs w:val="20"/>
              </w:rPr>
              <w:t xml:space="preserve"> </w:t>
            </w:r>
            <w:r w:rsidRPr="00914CB4">
              <w:rPr>
                <w:sz w:val="20"/>
                <w:szCs w:val="20"/>
              </w:rPr>
              <w:t>encryption, role-based access control, and multi-factor</w:t>
            </w:r>
            <w:r>
              <w:rPr>
                <w:sz w:val="20"/>
                <w:szCs w:val="20"/>
              </w:rPr>
              <w:t xml:space="preserve"> </w:t>
            </w:r>
            <w:r w:rsidRPr="00914CB4">
              <w:rPr>
                <w:sz w:val="20"/>
                <w:szCs w:val="20"/>
              </w:rPr>
              <w:t>authentication. All activity is monitored and logged. Its</w:t>
            </w:r>
            <w:r>
              <w:rPr>
                <w:sz w:val="20"/>
                <w:szCs w:val="20"/>
              </w:rPr>
              <w:t xml:space="preserve"> </w:t>
            </w:r>
            <w:r w:rsidRPr="00914CB4">
              <w:rPr>
                <w:sz w:val="20"/>
                <w:szCs w:val="20"/>
              </w:rPr>
              <w:t>architecture aligns with Five Eyes and NATO</w:t>
            </w:r>
            <w:r>
              <w:rPr>
                <w:sz w:val="20"/>
                <w:szCs w:val="20"/>
              </w:rPr>
              <w:t xml:space="preserve"> </w:t>
            </w:r>
            <w:r w:rsidRPr="00914CB4">
              <w:rPr>
                <w:sz w:val="20"/>
                <w:szCs w:val="20"/>
              </w:rPr>
              <w:t>interoperability standards for coalition operation.</w:t>
            </w:r>
            <w:bookmarkEnd w:id="53"/>
            <w:bookmarkEnd w:id="54"/>
            <w:r w:rsidRPr="00914CB4">
              <w:rPr>
                <w:sz w:val="20"/>
                <w:szCs w:val="20"/>
              </w:rPr>
              <w:t xml:space="preserve"> (</w:t>
            </w:r>
            <w:ins w:id="72" w:author="Shirley Herron" w:date="2026-03-10T12:05:00Z">
              <w:r w:rsidR="000F59A8">
                <w:rPr>
                  <w:sz w:val="20"/>
                  <w:szCs w:val="20"/>
                </w:rPr>
                <w:t>95</w:t>
              </w:r>
            </w:ins>
            <w:del w:id="73" w:author="Shirley Herron" w:date="2026-03-10T12:05:00Z">
              <w:r w:rsidRPr="00914CB4" w:rsidDel="000F59A8">
                <w:rPr>
                  <w:sz w:val="20"/>
                  <w:szCs w:val="20"/>
                </w:rPr>
                <w:delText>107</w:delText>
              </w:r>
            </w:del>
            <w:r w:rsidRPr="00914CB4">
              <w:rPr>
                <w:sz w:val="20"/>
                <w:szCs w:val="20"/>
              </w:rPr>
              <w:t xml:space="preserve"> words)</w:t>
            </w:r>
          </w:p>
        </w:tc>
        <w:tc>
          <w:tcPr>
            <w:tcW w:w="4508" w:type="dxa"/>
            <w:gridSpan w:val="2"/>
          </w:tcPr>
          <w:p w14:paraId="023128BE" w14:textId="7FF76E78" w:rsidR="006B6F8D" w:rsidRDefault="006B6F8D" w:rsidP="00CE0513">
            <w:pPr>
              <w:pStyle w:val="p1"/>
              <w:spacing w:after="120"/>
            </w:pPr>
            <w:r>
              <w:t xml:space="preserve">Intelligent Analytics and Early Warning for Proactive </w:t>
            </w:r>
            <w:del w:id="74" w:author="Shirley Herron" w:date="2026-03-11T12:18:00Z">
              <w:r w:rsidDel="009355C6">
                <w:delText xml:space="preserve">Health </w:delText>
              </w:r>
            </w:del>
            <w:r>
              <w:t>Surveillance</w:t>
            </w:r>
          </w:p>
          <w:p w14:paraId="6ABFEE61" w14:textId="67548CB4" w:rsidR="000F59A8" w:rsidRDefault="000F59A8" w:rsidP="000F59A8">
            <w:pPr>
              <w:spacing w:after="100"/>
              <w:rPr>
                <w:ins w:id="75" w:author="Shirley Herron" w:date="2026-03-10T12:00:00Z"/>
              </w:rPr>
            </w:pPr>
            <w:bookmarkStart w:id="76" w:name="OLE_LINK9"/>
            <w:bookmarkStart w:id="77" w:name="OLE_LINK10"/>
            <w:ins w:id="78" w:author="Shirley Herron" w:date="2026-03-10T12:00:00Z">
              <w:r>
                <w:rPr>
                  <w:rFonts w:ascii="Arial" w:eastAsia="Arial" w:hAnsi="Arial" w:cs="Arial"/>
                  <w:color w:val="333333"/>
                  <w:sz w:val="19"/>
                  <w:szCs w:val="19"/>
                </w:rPr>
                <w:t>Whether monitoring health trends in a detainee population, tracking movement patterns across facilities, or identifying emerging security risks within a theatre of operations</w:t>
              </w:r>
            </w:ins>
            <w:ins w:id="79" w:author="Shirley Herron" w:date="2026-03-11T12:21:00Z">
              <w:r w:rsidR="009355C6">
                <w:rPr>
                  <w:rFonts w:ascii="Arial" w:eastAsia="Arial" w:hAnsi="Arial" w:cs="Arial"/>
                  <w:color w:val="333333"/>
                  <w:sz w:val="19"/>
                  <w:szCs w:val="19"/>
                </w:rPr>
                <w:t xml:space="preserve">, </w:t>
              </w:r>
            </w:ins>
            <w:ins w:id="80" w:author="Shirley Herron" w:date="2026-03-10T12:00:00Z">
              <w:r>
                <w:rPr>
                  <w:rFonts w:ascii="Arial" w:eastAsia="Arial" w:hAnsi="Arial" w:cs="Arial"/>
                  <w:color w:val="333333"/>
                  <w:sz w:val="19"/>
                  <w:szCs w:val="19"/>
                </w:rPr>
                <w:t>Monkton ISE delivers integrated analytical tools that transform routine data into actionable intelligence.</w:t>
              </w:r>
            </w:ins>
          </w:p>
          <w:p w14:paraId="32F4B94C" w14:textId="45F88981" w:rsidR="006B6F8D" w:rsidDel="000F59A8" w:rsidRDefault="006B6F8D" w:rsidP="00CE0513">
            <w:pPr>
              <w:spacing w:after="120"/>
              <w:rPr>
                <w:del w:id="81" w:author="Shirley Herron" w:date="2026-03-10T12:00:00Z"/>
                <w:sz w:val="20"/>
                <w:szCs w:val="20"/>
              </w:rPr>
            </w:pPr>
            <w:del w:id="82" w:author="Shirley Herron" w:date="2026-03-10T12:00:00Z">
              <w:r w:rsidRPr="00914CB4" w:rsidDel="000F59A8">
                <w:rPr>
                  <w:sz w:val="20"/>
                  <w:szCs w:val="20"/>
                </w:rPr>
                <w:delText>GC III requires detaining authorities to prevent</w:delText>
              </w:r>
              <w:r w:rsidDel="000F59A8">
                <w:rPr>
                  <w:sz w:val="20"/>
                  <w:szCs w:val="20"/>
                </w:rPr>
                <w:delText xml:space="preserve"> </w:delText>
              </w:r>
              <w:r w:rsidRPr="00914CB4" w:rsidDel="000F59A8">
                <w:rPr>
                  <w:sz w:val="20"/>
                  <w:szCs w:val="20"/>
                </w:rPr>
                <w:delText>epidemics (Article 29) and employ the most efficient</w:delText>
              </w:r>
              <w:r w:rsidDel="000F59A8">
                <w:rPr>
                  <w:sz w:val="20"/>
                  <w:szCs w:val="20"/>
                </w:rPr>
                <w:delText xml:space="preserve"> </w:delText>
              </w:r>
              <w:r w:rsidRPr="00914CB4" w:rsidDel="000F59A8">
                <w:rPr>
                  <w:sz w:val="20"/>
                  <w:szCs w:val="20"/>
                </w:rPr>
                <w:delText>methods for early detection of communicable diseases</w:delText>
              </w:r>
              <w:r w:rsidDel="000F59A8">
                <w:rPr>
                  <w:sz w:val="20"/>
                  <w:szCs w:val="20"/>
                </w:rPr>
                <w:delText xml:space="preserve"> </w:delText>
              </w:r>
              <w:r w:rsidRPr="00914CB4" w:rsidDel="000F59A8">
                <w:rPr>
                  <w:sz w:val="20"/>
                  <w:szCs w:val="20"/>
                </w:rPr>
                <w:delText>(Article 31).</w:delText>
              </w:r>
              <w:r w:rsidDel="000F59A8">
                <w:rPr>
                  <w:sz w:val="20"/>
                  <w:szCs w:val="20"/>
                </w:rPr>
                <w:delText xml:space="preserve"> </w:delText>
              </w:r>
            </w:del>
          </w:p>
          <w:p w14:paraId="71755BE5" w14:textId="7AEA19CE" w:rsidR="006B6F8D" w:rsidRPr="00914CB4" w:rsidRDefault="00882DB8" w:rsidP="00CE0513">
            <w:pPr>
              <w:spacing w:after="120"/>
              <w:rPr>
                <w:sz w:val="20"/>
                <w:szCs w:val="20"/>
              </w:rPr>
            </w:pPr>
            <w:del w:id="83" w:author="Shirley Herron" w:date="2026-03-10T12:00:00Z">
              <w:r w:rsidDel="000F59A8">
                <w:rPr>
                  <w:sz w:val="20"/>
                  <w:szCs w:val="20"/>
                </w:rPr>
                <w:delText>[NAME]</w:delText>
              </w:r>
              <w:r w:rsidRPr="00914CB4" w:rsidDel="000F59A8">
                <w:rPr>
                  <w:sz w:val="20"/>
                  <w:szCs w:val="20"/>
                </w:rPr>
                <w:delText xml:space="preserve"> </w:delText>
              </w:r>
              <w:r w:rsidR="006B6F8D" w:rsidRPr="00914CB4" w:rsidDel="000F59A8">
                <w:rPr>
                  <w:sz w:val="20"/>
                  <w:szCs w:val="20"/>
                </w:rPr>
                <w:delText>Health</w:delText>
              </w:r>
            </w:del>
            <w:del w:id="84" w:author="Shirley Herron" w:date="2026-03-11T12:22:00Z">
              <w:r w:rsidR="006B6F8D" w:rsidRPr="00914CB4" w:rsidDel="009355C6">
                <w:rPr>
                  <w:sz w:val="20"/>
                  <w:szCs w:val="20"/>
                </w:rPr>
                <w:delText xml:space="preserve"> delivers integrated analytical tools that</w:delText>
              </w:r>
              <w:r w:rsidR="006B6F8D" w:rsidDel="009355C6">
                <w:rPr>
                  <w:sz w:val="20"/>
                  <w:szCs w:val="20"/>
                </w:rPr>
                <w:delText xml:space="preserve"> </w:delText>
              </w:r>
              <w:r w:rsidR="006B6F8D" w:rsidRPr="00914CB4" w:rsidDel="009355C6">
                <w:rPr>
                  <w:sz w:val="20"/>
                  <w:szCs w:val="20"/>
                </w:rPr>
                <w:delText xml:space="preserve">transform routine </w:delText>
              </w:r>
            </w:del>
            <w:del w:id="85" w:author="Shirley Herron" w:date="2026-03-10T12:00:00Z">
              <w:r w:rsidR="006B6F8D" w:rsidRPr="00914CB4" w:rsidDel="000F59A8">
                <w:rPr>
                  <w:sz w:val="20"/>
                  <w:szCs w:val="20"/>
                </w:rPr>
                <w:delText xml:space="preserve">EHR </w:delText>
              </w:r>
            </w:del>
            <w:del w:id="86" w:author="Shirley Herron" w:date="2026-03-11T12:22:00Z">
              <w:r w:rsidR="006B6F8D" w:rsidRPr="00914CB4" w:rsidDel="009355C6">
                <w:rPr>
                  <w:sz w:val="20"/>
                  <w:szCs w:val="20"/>
                </w:rPr>
                <w:delText>data into actionable intelligence.</w:delText>
              </w:r>
              <w:r w:rsidR="006B6F8D" w:rsidDel="009355C6">
                <w:rPr>
                  <w:sz w:val="20"/>
                  <w:szCs w:val="20"/>
                </w:rPr>
                <w:delText xml:space="preserve"> </w:delText>
              </w:r>
            </w:del>
            <w:r w:rsidR="006B6F8D" w:rsidRPr="00914CB4">
              <w:rPr>
                <w:sz w:val="20"/>
                <w:szCs w:val="20"/>
              </w:rPr>
              <w:t xml:space="preserve">Data captured through </w:t>
            </w:r>
            <w:del w:id="87" w:author="Shirley Herron" w:date="2026-03-10T12:00:00Z">
              <w:r w:rsidDel="000F59A8">
                <w:rPr>
                  <w:sz w:val="20"/>
                  <w:szCs w:val="20"/>
                </w:rPr>
                <w:delText>[NAME]</w:delText>
              </w:r>
              <w:r w:rsidRPr="00914CB4" w:rsidDel="000F59A8">
                <w:rPr>
                  <w:sz w:val="20"/>
                  <w:szCs w:val="20"/>
                </w:rPr>
                <w:delText xml:space="preserve"> </w:delText>
              </w:r>
              <w:r w:rsidR="006B6F8D" w:rsidRPr="00914CB4" w:rsidDel="000F59A8">
                <w:rPr>
                  <w:sz w:val="20"/>
                  <w:szCs w:val="20"/>
                </w:rPr>
                <w:delText>Healt</w:delText>
              </w:r>
            </w:del>
            <w:ins w:id="88" w:author="Shirley Herron" w:date="2026-03-10T12:00:00Z">
              <w:r w:rsidR="000F59A8">
                <w:rPr>
                  <w:sz w:val="20"/>
                  <w:szCs w:val="20"/>
                </w:rPr>
                <w:t>the ISE</w:t>
              </w:r>
            </w:ins>
            <w:del w:id="89" w:author="Shirley Herron" w:date="2026-03-10T12:00:00Z">
              <w:r w:rsidR="006B6F8D" w:rsidRPr="00914CB4" w:rsidDel="000F59A8">
                <w:rPr>
                  <w:sz w:val="20"/>
                  <w:szCs w:val="20"/>
                </w:rPr>
                <w:delText>h</w:delText>
              </w:r>
            </w:del>
            <w:ins w:id="90" w:author="Shirley Herron" w:date="2026-03-11T12:22:00Z">
              <w:r w:rsidR="009355C6">
                <w:rPr>
                  <w:sz w:val="20"/>
                  <w:szCs w:val="20"/>
                </w:rPr>
                <w:t>, for example:</w:t>
              </w:r>
            </w:ins>
            <w:del w:id="91" w:author="Shirley Herron" w:date="2026-03-11T12:22:00Z">
              <w:r w:rsidR="006B6F8D" w:rsidRPr="00914CB4" w:rsidDel="009355C6">
                <w:rPr>
                  <w:sz w:val="20"/>
                  <w:szCs w:val="20"/>
                </w:rPr>
                <w:delText xml:space="preserve"> </w:delText>
              </w:r>
              <w:r w:rsidR="006B6F8D" w:rsidDel="009355C6">
                <w:rPr>
                  <w:sz w:val="20"/>
                  <w:szCs w:val="20"/>
                </w:rPr>
                <w:delText>-</w:delText>
              </w:r>
            </w:del>
            <w:r w:rsidR="006B6F8D" w:rsidRPr="00914CB4">
              <w:rPr>
                <w:sz w:val="20"/>
                <w:szCs w:val="20"/>
              </w:rPr>
              <w:t xml:space="preserve"> intake</w:t>
            </w:r>
            <w:r w:rsidR="006B6F8D">
              <w:rPr>
                <w:sz w:val="20"/>
                <w:szCs w:val="20"/>
              </w:rPr>
              <w:t xml:space="preserve"> </w:t>
            </w:r>
            <w:del w:id="92" w:author="Shirley Herron" w:date="2026-03-10T12:00:00Z">
              <w:r w:rsidR="006B6F8D" w:rsidRPr="00914CB4" w:rsidDel="000F59A8">
                <w:rPr>
                  <w:sz w:val="20"/>
                  <w:szCs w:val="20"/>
                </w:rPr>
                <w:delText>screenings</w:delText>
              </w:r>
            </w:del>
            <w:ins w:id="93" w:author="Shirley Herron" w:date="2026-03-10T12:00:00Z">
              <w:r w:rsidR="000F59A8">
                <w:rPr>
                  <w:sz w:val="20"/>
                  <w:szCs w:val="20"/>
                </w:rPr>
                <w:t>records</w:t>
              </w:r>
            </w:ins>
            <w:ins w:id="94" w:author="Shirley Herron" w:date="2026-03-10T12:01:00Z">
              <w:r w:rsidR="000F59A8">
                <w:rPr>
                  <w:sz w:val="20"/>
                  <w:szCs w:val="20"/>
                </w:rPr>
                <w:t xml:space="preserve">, status updates </w:t>
              </w:r>
            </w:ins>
            <w:r w:rsidR="006B6F8D" w:rsidRPr="00914CB4">
              <w:rPr>
                <w:sz w:val="20"/>
                <w:szCs w:val="20"/>
              </w:rPr>
              <w:t xml:space="preserve">, </w:t>
            </w:r>
            <w:del w:id="95" w:author="Shirley Herron" w:date="2026-03-10T12:01:00Z">
              <w:r w:rsidR="006B6F8D" w:rsidRPr="00914CB4" w:rsidDel="000F59A8">
                <w:rPr>
                  <w:sz w:val="20"/>
                  <w:szCs w:val="20"/>
                </w:rPr>
                <w:delText xml:space="preserve">sick visits, and monthly </w:delText>
              </w:r>
            </w:del>
            <w:r w:rsidR="006B6F8D" w:rsidRPr="00914CB4">
              <w:rPr>
                <w:sz w:val="20"/>
                <w:szCs w:val="20"/>
              </w:rPr>
              <w:t>inspections</w:t>
            </w:r>
            <w:ins w:id="96" w:author="Shirley Herron" w:date="2026-03-10T12:01:00Z">
              <w:r w:rsidR="000F59A8">
                <w:rPr>
                  <w:sz w:val="20"/>
                  <w:szCs w:val="20"/>
                </w:rPr>
                <w:t xml:space="preserve"> and inter-agency communications</w:t>
              </w:r>
            </w:ins>
            <w:ins w:id="97" w:author="Shirley Herron" w:date="2026-03-11T12:22:00Z">
              <w:r w:rsidR="009355C6">
                <w:rPr>
                  <w:sz w:val="20"/>
                  <w:szCs w:val="20"/>
                </w:rPr>
                <w:t>,</w:t>
              </w:r>
            </w:ins>
            <w:del w:id="98" w:author="Shirley Herron" w:date="2026-03-11T12:22:00Z">
              <w:r w:rsidR="006B6F8D" w:rsidRPr="00914CB4" w:rsidDel="009355C6">
                <w:rPr>
                  <w:sz w:val="20"/>
                  <w:szCs w:val="20"/>
                </w:rPr>
                <w:delText xml:space="preserve"> </w:delText>
              </w:r>
              <w:r w:rsidR="006B6F8D" w:rsidDel="009355C6">
                <w:rPr>
                  <w:sz w:val="20"/>
                  <w:szCs w:val="20"/>
                </w:rPr>
                <w:delText>-</w:delText>
              </w:r>
            </w:del>
            <w:r w:rsidR="006B6F8D" w:rsidRPr="00914CB4">
              <w:rPr>
                <w:sz w:val="20"/>
                <w:szCs w:val="20"/>
              </w:rPr>
              <w:t xml:space="preserve"> is</w:t>
            </w:r>
            <w:r w:rsidR="006B6F8D">
              <w:rPr>
                <w:sz w:val="20"/>
                <w:szCs w:val="20"/>
              </w:rPr>
              <w:t xml:space="preserve"> </w:t>
            </w:r>
            <w:r w:rsidR="006B6F8D" w:rsidRPr="00914CB4">
              <w:rPr>
                <w:sz w:val="20"/>
                <w:szCs w:val="20"/>
              </w:rPr>
              <w:t xml:space="preserve">analysed </w:t>
            </w:r>
            <w:del w:id="99" w:author="Shirley Herron" w:date="2026-03-10T12:01:00Z">
              <w:r w:rsidR="006B6F8D" w:rsidRPr="00914CB4" w:rsidDel="000F59A8">
                <w:rPr>
                  <w:sz w:val="20"/>
                  <w:szCs w:val="20"/>
                </w:rPr>
                <w:delText xml:space="preserve">through </w:delText>
              </w:r>
              <w:r w:rsidDel="000F59A8">
                <w:rPr>
                  <w:sz w:val="20"/>
                  <w:szCs w:val="20"/>
                </w:rPr>
                <w:delText>[NAME]</w:delText>
              </w:r>
              <w:r w:rsidRPr="00914CB4" w:rsidDel="000F59A8">
                <w:rPr>
                  <w:sz w:val="20"/>
                  <w:szCs w:val="20"/>
                </w:rPr>
                <w:delText xml:space="preserve"> </w:delText>
              </w:r>
              <w:r w:rsidR="006B6F8D" w:rsidRPr="00914CB4" w:rsidDel="000F59A8">
                <w:rPr>
                  <w:sz w:val="20"/>
                  <w:szCs w:val="20"/>
                </w:rPr>
                <w:delText xml:space="preserve">Indicators </w:delText>
              </w:r>
            </w:del>
            <w:r w:rsidR="006B6F8D" w:rsidRPr="00914CB4">
              <w:rPr>
                <w:sz w:val="20"/>
                <w:szCs w:val="20"/>
              </w:rPr>
              <w:t>using local AI and</w:t>
            </w:r>
            <w:r w:rsidR="006B6F8D">
              <w:rPr>
                <w:sz w:val="20"/>
                <w:szCs w:val="20"/>
              </w:rPr>
              <w:t xml:space="preserve"> </w:t>
            </w:r>
            <w:r w:rsidR="006B6F8D" w:rsidRPr="00914CB4">
              <w:rPr>
                <w:sz w:val="20"/>
                <w:szCs w:val="20"/>
              </w:rPr>
              <w:t>machine learning to detect patterns, anomalies</w:t>
            </w:r>
            <w:del w:id="100" w:author="Shirley Herron" w:date="2026-03-10T12:01:00Z">
              <w:r w:rsidR="006B6F8D" w:rsidRPr="00914CB4" w:rsidDel="000F59A8">
                <w:rPr>
                  <w:sz w:val="20"/>
                  <w:szCs w:val="20"/>
                </w:rPr>
                <w:delText>,</w:delText>
              </w:r>
            </w:del>
            <w:r w:rsidR="006B6F8D" w:rsidRPr="00914CB4">
              <w:rPr>
                <w:sz w:val="20"/>
                <w:szCs w:val="20"/>
              </w:rPr>
              <w:t xml:space="preserve"> and</w:t>
            </w:r>
            <w:r w:rsidR="006B6F8D">
              <w:rPr>
                <w:sz w:val="20"/>
                <w:szCs w:val="20"/>
              </w:rPr>
              <w:t xml:space="preserve"> </w:t>
            </w:r>
            <w:r w:rsidR="006B6F8D" w:rsidRPr="00914CB4">
              <w:rPr>
                <w:sz w:val="20"/>
                <w:szCs w:val="20"/>
              </w:rPr>
              <w:t>emerging risks. The system continuously monitors data</w:t>
            </w:r>
            <w:r w:rsidR="006B6F8D">
              <w:rPr>
                <w:sz w:val="20"/>
                <w:szCs w:val="20"/>
              </w:rPr>
              <w:t xml:space="preserve"> </w:t>
            </w:r>
            <w:r w:rsidR="006B6F8D" w:rsidRPr="00914CB4">
              <w:rPr>
                <w:sz w:val="20"/>
                <w:szCs w:val="20"/>
              </w:rPr>
              <w:t xml:space="preserve">streams and generates alerts, helping </w:t>
            </w:r>
            <w:del w:id="101" w:author="Shirley Herron" w:date="2026-03-10T12:01:00Z">
              <w:r w:rsidR="006B6F8D" w:rsidRPr="00914CB4" w:rsidDel="000F59A8">
                <w:rPr>
                  <w:sz w:val="20"/>
                  <w:szCs w:val="20"/>
                </w:rPr>
                <w:delText xml:space="preserve">medical </w:delText>
              </w:r>
            </w:del>
            <w:ins w:id="102" w:author="Shirley Herron" w:date="2026-03-10T12:01:00Z">
              <w:r w:rsidR="000F59A8">
                <w:rPr>
                  <w:sz w:val="20"/>
                  <w:szCs w:val="20"/>
                </w:rPr>
                <w:t>operational</w:t>
              </w:r>
              <w:r w:rsidR="000F59A8" w:rsidRPr="00914CB4">
                <w:rPr>
                  <w:sz w:val="20"/>
                  <w:szCs w:val="20"/>
                </w:rPr>
                <w:t xml:space="preserve"> </w:t>
              </w:r>
            </w:ins>
            <w:r w:rsidR="006B6F8D" w:rsidRPr="00914CB4">
              <w:rPr>
                <w:sz w:val="20"/>
                <w:szCs w:val="20"/>
              </w:rPr>
              <w:t>teams</w:t>
            </w:r>
            <w:r w:rsidR="006B6F8D">
              <w:rPr>
                <w:sz w:val="20"/>
                <w:szCs w:val="20"/>
              </w:rPr>
              <w:t xml:space="preserve"> </w:t>
            </w:r>
            <w:r w:rsidR="006B6F8D" w:rsidRPr="00914CB4">
              <w:rPr>
                <w:sz w:val="20"/>
                <w:szCs w:val="20"/>
              </w:rPr>
              <w:t>intervene before issues escalate.</w:t>
            </w:r>
            <w:bookmarkEnd w:id="76"/>
            <w:bookmarkEnd w:id="77"/>
            <w:r w:rsidR="006B6F8D" w:rsidRPr="00914CB4">
              <w:rPr>
                <w:sz w:val="20"/>
                <w:szCs w:val="20"/>
              </w:rPr>
              <w:t xml:space="preserve"> (</w:t>
            </w:r>
            <w:ins w:id="103" w:author="Shirley Herron" w:date="2026-03-10T12:05:00Z">
              <w:r w:rsidR="000F59A8">
                <w:rPr>
                  <w:sz w:val="20"/>
                  <w:szCs w:val="20"/>
                </w:rPr>
                <w:t>96</w:t>
              </w:r>
            </w:ins>
            <w:del w:id="104" w:author="Shirley Herron" w:date="2026-03-10T12:05:00Z">
              <w:r w:rsidR="006B6F8D" w:rsidRPr="00914CB4" w:rsidDel="000F59A8">
                <w:rPr>
                  <w:sz w:val="20"/>
                  <w:szCs w:val="20"/>
                </w:rPr>
                <w:delText>88</w:delText>
              </w:r>
            </w:del>
            <w:r w:rsidR="006B6F8D" w:rsidRPr="00914CB4">
              <w:rPr>
                <w:sz w:val="20"/>
                <w:szCs w:val="20"/>
              </w:rPr>
              <w:t xml:space="preserve"> words)</w:t>
            </w:r>
          </w:p>
        </w:tc>
      </w:tr>
      <w:tr w:rsidR="006B6F8D" w14:paraId="773D4462" w14:textId="77777777" w:rsidTr="00CE0513">
        <w:trPr>
          <w:trHeight w:val="2223"/>
        </w:trPr>
        <w:tc>
          <w:tcPr>
            <w:tcW w:w="5485" w:type="dxa"/>
            <w:gridSpan w:val="2"/>
            <w:vAlign w:val="center"/>
          </w:tcPr>
          <w:p w14:paraId="1DFF4760" w14:textId="77777777" w:rsidR="006B6F8D" w:rsidRDefault="006B6F8D" w:rsidP="00CE0513">
            <w:pPr>
              <w:pStyle w:val="p1"/>
              <w:jc w:val="center"/>
              <w:rPr>
                <w:rFonts w:asciiTheme="minorHAnsi" w:hAnsiTheme="minorHAnsi" w:cstheme="minorHAnsi"/>
                <w:sz w:val="24"/>
                <w:szCs w:val="24"/>
              </w:rPr>
            </w:pPr>
            <w:r w:rsidRPr="000F1375">
              <w:rPr>
                <w:rFonts w:asciiTheme="minorHAnsi" w:hAnsiTheme="minorHAnsi" w:cstheme="minorHAnsi"/>
                <w:sz w:val="24"/>
                <w:szCs w:val="24"/>
              </w:rPr>
              <w:t>IMAGE</w:t>
            </w:r>
          </w:p>
          <w:p w14:paraId="6561FF3F" w14:textId="77777777" w:rsidR="006B6F8D" w:rsidRDefault="006B6F8D" w:rsidP="00CE0513">
            <w:pPr>
              <w:pStyle w:val="p1"/>
              <w:jc w:val="center"/>
              <w:rPr>
                <w:rFonts w:asciiTheme="minorHAnsi" w:hAnsiTheme="minorHAnsi" w:cstheme="minorHAnsi"/>
                <w:sz w:val="24"/>
                <w:szCs w:val="24"/>
              </w:rPr>
            </w:pPr>
          </w:p>
        </w:tc>
        <w:tc>
          <w:tcPr>
            <w:tcW w:w="3531" w:type="dxa"/>
            <w:vAlign w:val="center"/>
          </w:tcPr>
          <w:p w14:paraId="7B89F7C3" w14:textId="77777777" w:rsidR="006B6F8D" w:rsidRPr="00914CB4" w:rsidRDefault="006B6F8D" w:rsidP="00CE0513">
            <w:pPr>
              <w:pStyle w:val="p1"/>
              <w:spacing w:after="120"/>
              <w:rPr>
                <w:sz w:val="20"/>
                <w:szCs w:val="20"/>
              </w:rPr>
            </w:pPr>
            <w:r w:rsidRPr="00914CB4">
              <w:rPr>
                <w:sz w:val="20"/>
                <w:szCs w:val="20"/>
              </w:rPr>
              <w:t>CASE STUDY</w:t>
            </w:r>
          </w:p>
          <w:p w14:paraId="76F2F8E9" w14:textId="77777777" w:rsidR="006B6F8D" w:rsidRPr="00914CB4" w:rsidRDefault="006B6F8D" w:rsidP="00CE0513">
            <w:pPr>
              <w:pStyle w:val="p1"/>
              <w:spacing w:after="120"/>
            </w:pPr>
            <w:r w:rsidRPr="00914CB4">
              <w:t>MPHISE Health</w:t>
            </w:r>
          </w:p>
          <w:p w14:paraId="6243F343" w14:textId="40F7EE7C" w:rsidR="006B6F8D" w:rsidRPr="00914CB4" w:rsidRDefault="006B6F8D" w:rsidP="00CE0513">
            <w:pPr>
              <w:spacing w:after="120"/>
              <w:rPr>
                <w:sz w:val="20"/>
                <w:szCs w:val="20"/>
              </w:rPr>
            </w:pPr>
            <w:r w:rsidRPr="00914CB4">
              <w:rPr>
                <w:sz w:val="20"/>
                <w:szCs w:val="20"/>
              </w:rPr>
              <w:t xml:space="preserve">The MPHISE implementation demonstrates the operational power of the </w:t>
            </w:r>
            <w:del w:id="105" w:author="Shirley Herron" w:date="2026-03-10T12:02:00Z">
              <w:r w:rsidR="00882DB8" w:rsidDel="000F59A8">
                <w:rPr>
                  <w:sz w:val="20"/>
                  <w:szCs w:val="20"/>
                </w:rPr>
                <w:delText>[NAME]</w:delText>
              </w:r>
              <w:r w:rsidR="00882DB8" w:rsidRPr="00914CB4" w:rsidDel="000F59A8">
                <w:rPr>
                  <w:sz w:val="20"/>
                  <w:szCs w:val="20"/>
                </w:rPr>
                <w:delText xml:space="preserve"> </w:delText>
              </w:r>
              <w:r w:rsidRPr="00914CB4" w:rsidDel="000F59A8">
                <w:rPr>
                  <w:sz w:val="20"/>
                  <w:szCs w:val="20"/>
                </w:rPr>
                <w:delText>Health EHR</w:delText>
              </w:r>
            </w:del>
            <w:ins w:id="106" w:author="Shirley Herron" w:date="2026-03-10T12:02:00Z">
              <w:r w:rsidR="000F59A8">
                <w:rPr>
                  <w:sz w:val="20"/>
                  <w:szCs w:val="20"/>
                </w:rPr>
                <w:t>Monkton ISE</w:t>
              </w:r>
            </w:ins>
            <w:r w:rsidRPr="00914CB4">
              <w:rPr>
                <w:sz w:val="20"/>
                <w:szCs w:val="20"/>
              </w:rPr>
              <w:t xml:space="preserve"> architecture in high-stakes environments:</w:t>
            </w:r>
          </w:p>
          <w:p w14:paraId="63D82B7A" w14:textId="767A927C" w:rsidR="006B6F8D" w:rsidRPr="00914CB4" w:rsidRDefault="006B6F8D" w:rsidP="00CE0513">
            <w:pPr>
              <w:pStyle w:val="ListParagraph"/>
              <w:numPr>
                <w:ilvl w:val="0"/>
                <w:numId w:val="1"/>
              </w:numPr>
              <w:spacing w:after="120"/>
              <w:ind w:left="255" w:hanging="270"/>
              <w:rPr>
                <w:sz w:val="20"/>
                <w:szCs w:val="20"/>
              </w:rPr>
            </w:pPr>
            <w:r w:rsidRPr="00914CB4">
              <w:rPr>
                <w:b/>
                <w:bCs/>
                <w:sz w:val="20"/>
                <w:szCs w:val="20"/>
              </w:rPr>
              <w:t xml:space="preserve">Tactical Hub: </w:t>
            </w:r>
            <w:r w:rsidRPr="00914CB4">
              <w:rPr>
                <w:sz w:val="20"/>
                <w:szCs w:val="20"/>
              </w:rPr>
              <w:t xml:space="preserve">Establishes a centralized, hardened location for </w:t>
            </w:r>
            <w:del w:id="107" w:author="Shirley Herron" w:date="2026-03-10T12:02:00Z">
              <w:r w:rsidRPr="00914CB4" w:rsidDel="000F59A8">
                <w:rPr>
                  <w:sz w:val="20"/>
                  <w:szCs w:val="20"/>
                </w:rPr>
                <w:delText xml:space="preserve">patient </w:delText>
              </w:r>
            </w:del>
            <w:ins w:id="108" w:author="Shirley Herron" w:date="2026-03-10T12:02:00Z">
              <w:r w:rsidR="000F59A8">
                <w:rPr>
                  <w:sz w:val="20"/>
                  <w:szCs w:val="20"/>
                </w:rPr>
                <w:t>operational</w:t>
              </w:r>
              <w:r w:rsidR="000F59A8" w:rsidRPr="00914CB4">
                <w:rPr>
                  <w:sz w:val="20"/>
                  <w:szCs w:val="20"/>
                </w:rPr>
                <w:t xml:space="preserve"> </w:t>
              </w:r>
            </w:ins>
            <w:r w:rsidRPr="00914CB4">
              <w:rPr>
                <w:sz w:val="20"/>
                <w:szCs w:val="20"/>
              </w:rPr>
              <w:t>records designed specifically for mission-focused productivity.</w:t>
            </w:r>
          </w:p>
          <w:p w14:paraId="7708D4DD" w14:textId="1FE7D0BD" w:rsidR="006B6F8D" w:rsidRPr="00914CB4" w:rsidRDefault="006B6F8D" w:rsidP="00CE0513">
            <w:pPr>
              <w:pStyle w:val="ListParagraph"/>
              <w:numPr>
                <w:ilvl w:val="0"/>
                <w:numId w:val="1"/>
              </w:numPr>
              <w:spacing w:after="120"/>
              <w:ind w:left="255" w:hanging="270"/>
              <w:rPr>
                <w:sz w:val="20"/>
                <w:szCs w:val="20"/>
              </w:rPr>
            </w:pPr>
            <w:del w:id="109" w:author="Shirley Herron" w:date="2026-03-10T12:02:00Z">
              <w:r w:rsidRPr="00914CB4" w:rsidDel="000F59A8">
                <w:rPr>
                  <w:b/>
                  <w:bCs/>
                  <w:sz w:val="20"/>
                  <w:szCs w:val="20"/>
                </w:rPr>
                <w:delText xml:space="preserve">Provider </w:delText>
              </w:r>
            </w:del>
            <w:ins w:id="110" w:author="Shirley Herron" w:date="2026-03-10T12:02:00Z">
              <w:r w:rsidR="000F59A8">
                <w:rPr>
                  <w:b/>
                  <w:bCs/>
                  <w:sz w:val="20"/>
                  <w:szCs w:val="20"/>
                </w:rPr>
                <w:t>Operator</w:t>
              </w:r>
              <w:r w:rsidR="000F59A8" w:rsidRPr="00914CB4">
                <w:rPr>
                  <w:b/>
                  <w:bCs/>
                  <w:sz w:val="20"/>
                  <w:szCs w:val="20"/>
                </w:rPr>
                <w:t xml:space="preserve"> </w:t>
              </w:r>
            </w:ins>
            <w:r w:rsidRPr="00914CB4">
              <w:rPr>
                <w:b/>
                <w:bCs/>
                <w:sz w:val="20"/>
                <w:szCs w:val="20"/>
              </w:rPr>
              <w:t>Efficiency:</w:t>
            </w:r>
            <w:r w:rsidRPr="00914CB4">
              <w:rPr>
                <w:sz w:val="20"/>
                <w:szCs w:val="20"/>
              </w:rPr>
              <w:t xml:space="preserve"> Utilizes enhanced </w:t>
            </w:r>
            <w:del w:id="111" w:author="Shirley Herron" w:date="2026-03-10T12:02:00Z">
              <w:r w:rsidRPr="00914CB4" w:rsidDel="000F59A8">
                <w:rPr>
                  <w:sz w:val="20"/>
                  <w:szCs w:val="20"/>
                </w:rPr>
                <w:delText xml:space="preserve">clinical </w:delText>
              </w:r>
            </w:del>
            <w:ins w:id="112" w:author="Shirley Herron" w:date="2026-03-10T12:02:00Z">
              <w:r w:rsidR="000F59A8">
                <w:rPr>
                  <w:sz w:val="20"/>
                  <w:szCs w:val="20"/>
                </w:rPr>
                <w:t>configur</w:t>
              </w:r>
            </w:ins>
            <w:ins w:id="113" w:author="Shirley Herron" w:date="2026-03-10T12:03:00Z">
              <w:r w:rsidR="000F59A8">
                <w:rPr>
                  <w:sz w:val="20"/>
                  <w:szCs w:val="20"/>
                </w:rPr>
                <w:t>able</w:t>
              </w:r>
            </w:ins>
            <w:ins w:id="114" w:author="Shirley Herron" w:date="2026-03-10T12:02:00Z">
              <w:r w:rsidR="000F59A8" w:rsidRPr="00914CB4">
                <w:rPr>
                  <w:sz w:val="20"/>
                  <w:szCs w:val="20"/>
                </w:rPr>
                <w:t xml:space="preserve"> </w:t>
              </w:r>
            </w:ins>
            <w:r w:rsidRPr="00914CB4">
              <w:rPr>
                <w:sz w:val="20"/>
                <w:szCs w:val="20"/>
              </w:rPr>
              <w:t>tools to automate documentation, significantly reducing manual administrative burdens.</w:t>
            </w:r>
          </w:p>
          <w:p w14:paraId="28DB118E" w14:textId="7E18BE5B" w:rsidR="006B6F8D" w:rsidRPr="00914CB4" w:rsidRDefault="006B6F8D" w:rsidP="00CE0513">
            <w:pPr>
              <w:pStyle w:val="ListParagraph"/>
              <w:numPr>
                <w:ilvl w:val="0"/>
                <w:numId w:val="1"/>
              </w:numPr>
              <w:spacing w:after="120"/>
              <w:ind w:left="255" w:hanging="270"/>
              <w:rPr>
                <w:rFonts w:cstheme="minorHAnsi"/>
              </w:rPr>
            </w:pPr>
            <w:r w:rsidRPr="00914CB4">
              <w:rPr>
                <w:b/>
                <w:bCs/>
                <w:sz w:val="20"/>
                <w:szCs w:val="20"/>
              </w:rPr>
              <w:t>Operational Agility:</w:t>
            </w:r>
            <w:r w:rsidRPr="00914CB4">
              <w:rPr>
                <w:sz w:val="20"/>
                <w:szCs w:val="20"/>
              </w:rPr>
              <w:t xml:space="preserve"> Delivers a mobile-first interface that scales across devices, ensuring real-time access to </w:t>
            </w:r>
            <w:del w:id="115" w:author="Shirley Herron" w:date="2026-03-10T12:03:00Z">
              <w:r w:rsidRPr="00914CB4" w:rsidDel="000F59A8">
                <w:rPr>
                  <w:sz w:val="20"/>
                  <w:szCs w:val="20"/>
                </w:rPr>
                <w:delText xml:space="preserve">health </w:delText>
              </w:r>
            </w:del>
            <w:r w:rsidRPr="00914CB4">
              <w:rPr>
                <w:sz w:val="20"/>
                <w:szCs w:val="20"/>
              </w:rPr>
              <w:t xml:space="preserve">records during any </w:t>
            </w:r>
            <w:del w:id="116" w:author="Shirley Herron" w:date="2026-03-10T12:03:00Z">
              <w:r w:rsidRPr="00914CB4" w:rsidDel="000F59A8">
                <w:rPr>
                  <w:sz w:val="20"/>
                  <w:szCs w:val="20"/>
                </w:rPr>
                <w:delText xml:space="preserve">patient </w:delText>
              </w:r>
            </w:del>
            <w:r w:rsidRPr="00914CB4">
              <w:rPr>
                <w:sz w:val="20"/>
                <w:szCs w:val="20"/>
              </w:rPr>
              <w:t>interaction.</w:t>
            </w:r>
            <w:r>
              <w:rPr>
                <w:sz w:val="20"/>
                <w:szCs w:val="20"/>
              </w:rPr>
              <w:t xml:space="preserve"> (</w:t>
            </w:r>
            <w:ins w:id="117" w:author="Shirley Herron" w:date="2026-03-10T12:05:00Z">
              <w:r w:rsidR="000F59A8">
                <w:rPr>
                  <w:sz w:val="20"/>
                  <w:szCs w:val="20"/>
                </w:rPr>
                <w:t>6</w:t>
              </w:r>
            </w:ins>
            <w:del w:id="118" w:author="Shirley Herron" w:date="2026-03-10T12:05:00Z">
              <w:r w:rsidDel="000F59A8">
                <w:rPr>
                  <w:sz w:val="20"/>
                  <w:szCs w:val="20"/>
                </w:rPr>
                <w:delText>7</w:delText>
              </w:r>
            </w:del>
            <w:r>
              <w:rPr>
                <w:sz w:val="20"/>
                <w:szCs w:val="20"/>
              </w:rPr>
              <w:t>2 words)</w:t>
            </w:r>
          </w:p>
        </w:tc>
      </w:tr>
    </w:tbl>
    <w:p w14:paraId="04754E9A" w14:textId="77777777" w:rsidR="006B6F8D" w:rsidRDefault="006B6F8D" w:rsidP="006B6F8D"/>
    <w:p w14:paraId="50C1D699" w14:textId="77777777" w:rsidR="000F59A8" w:rsidRDefault="000F59A8" w:rsidP="000F59A8">
      <w:pPr>
        <w:spacing w:after="120"/>
        <w:rPr>
          <w:ins w:id="119" w:author="Shirley Herron" w:date="2026-03-10T12:03:00Z"/>
        </w:rPr>
      </w:pPr>
      <w:ins w:id="120" w:author="Shirley Herron" w:date="2026-03-10T12:03:00Z">
        <w:r>
          <w:rPr>
            <w:rFonts w:ascii="Arial" w:eastAsia="Arial" w:hAnsi="Arial" w:cs="Arial"/>
            <w:b/>
            <w:bCs/>
            <w:color w:val="1B3A5C"/>
            <w:sz w:val="28"/>
            <w:szCs w:val="28"/>
          </w:rPr>
          <w:t>Platform Capabilities</w:t>
        </w:r>
      </w:ins>
    </w:p>
    <w:tbl>
      <w:tblPr>
        <w:tblW w:w="974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8"/>
        <w:gridCol w:w="3249"/>
        <w:gridCol w:w="3249"/>
      </w:tblGrid>
      <w:tr w:rsidR="000F59A8" w14:paraId="7020A4A0" w14:textId="77777777" w:rsidTr="003B54AD">
        <w:trPr>
          <w:ins w:id="121" w:author="Shirley Herron" w:date="2026-03-10T12:03:00Z"/>
        </w:trPr>
        <w:tc>
          <w:tcPr>
            <w:tcW w:w="3249" w:type="dxa"/>
            <w:tcBorders>
              <w:top w:val="single" w:sz="1" w:space="0" w:color="BBBBBB"/>
              <w:left w:val="single" w:sz="1" w:space="0" w:color="BBBBBB"/>
              <w:bottom w:val="single" w:sz="1" w:space="0" w:color="BBBBBB"/>
            </w:tcBorders>
            <w:shd w:val="clear" w:color="auto" w:fill="E8F0F8"/>
            <w:tcMar>
              <w:top w:w="100" w:type="dxa"/>
              <w:left w:w="120" w:type="dxa"/>
              <w:bottom w:w="100" w:type="dxa"/>
              <w:right w:w="120" w:type="dxa"/>
            </w:tcMar>
          </w:tcPr>
          <w:p w14:paraId="375287AB" w14:textId="77777777" w:rsidR="000F59A8" w:rsidRDefault="000F59A8" w:rsidP="003B54AD">
            <w:pPr>
              <w:spacing w:after="60"/>
              <w:rPr>
                <w:ins w:id="122" w:author="Shirley Herron" w:date="2026-03-10T12:03:00Z"/>
              </w:rPr>
            </w:pPr>
            <w:ins w:id="123" w:author="Shirley Herron" w:date="2026-03-10T12:03:00Z">
              <w:r>
                <w:rPr>
                  <w:rFonts w:ascii="Arial" w:eastAsia="Arial" w:hAnsi="Arial" w:cs="Arial"/>
                  <w:b/>
                  <w:bCs/>
                  <w:color w:val="2E5A88"/>
                  <w:sz w:val="20"/>
                  <w:szCs w:val="20"/>
                </w:rPr>
                <w:t>Configurable Data Capture</w:t>
              </w:r>
            </w:ins>
          </w:p>
          <w:p w14:paraId="742B8E06" w14:textId="77777777" w:rsidR="000F59A8" w:rsidRDefault="000F59A8" w:rsidP="003B54AD">
            <w:pPr>
              <w:rPr>
                <w:ins w:id="124" w:author="Shirley Herron" w:date="2026-03-10T12:03:00Z"/>
              </w:rPr>
            </w:pPr>
            <w:ins w:id="125" w:author="Shirley Herron" w:date="2026-03-10T12:03:00Z">
              <w:r>
                <w:rPr>
                  <w:rFonts w:ascii="Arial" w:eastAsia="Arial" w:hAnsi="Arial" w:cs="Arial"/>
                  <w:color w:val="333333"/>
                  <w:sz w:val="17"/>
                  <w:szCs w:val="17"/>
                </w:rPr>
                <w:lastRenderedPageBreak/>
                <w:t>Create appointment types, intake forms, and data capture workflows to suit operational needs. Full support for scheduled and ad-hoc interactions.</w:t>
              </w:r>
            </w:ins>
          </w:p>
        </w:tc>
        <w:tc>
          <w:tcPr>
            <w:tcW w:w="3249" w:type="dxa"/>
            <w:tcBorders>
              <w:top w:val="single" w:sz="1" w:space="0" w:color="BBBBBB"/>
              <w:bottom w:val="single" w:sz="1" w:space="0" w:color="BBBBBB"/>
            </w:tcBorders>
            <w:shd w:val="clear" w:color="auto" w:fill="E8F0F8"/>
            <w:tcMar>
              <w:top w:w="100" w:type="dxa"/>
              <w:left w:w="120" w:type="dxa"/>
              <w:bottom w:w="100" w:type="dxa"/>
              <w:right w:w="120" w:type="dxa"/>
            </w:tcMar>
          </w:tcPr>
          <w:p w14:paraId="45F47364" w14:textId="77777777" w:rsidR="000F59A8" w:rsidRDefault="000F59A8" w:rsidP="003B54AD">
            <w:pPr>
              <w:spacing w:after="60"/>
              <w:rPr>
                <w:ins w:id="126" w:author="Shirley Herron" w:date="2026-03-10T12:03:00Z"/>
              </w:rPr>
            </w:pPr>
            <w:ins w:id="127" w:author="Shirley Herron" w:date="2026-03-10T12:03:00Z">
              <w:r>
                <w:rPr>
                  <w:rFonts w:ascii="Arial" w:eastAsia="Arial" w:hAnsi="Arial" w:cs="Arial"/>
                  <w:b/>
                  <w:bCs/>
                  <w:color w:val="2E5A88"/>
                  <w:sz w:val="20"/>
                  <w:szCs w:val="20"/>
                </w:rPr>
                <w:lastRenderedPageBreak/>
                <w:t>Operational Dashboards</w:t>
              </w:r>
            </w:ins>
          </w:p>
          <w:p w14:paraId="4DFB9CDE" w14:textId="77777777" w:rsidR="000F59A8" w:rsidRDefault="000F59A8" w:rsidP="003B54AD">
            <w:pPr>
              <w:rPr>
                <w:ins w:id="128" w:author="Shirley Herron" w:date="2026-03-10T12:03:00Z"/>
              </w:rPr>
            </w:pPr>
            <w:ins w:id="129" w:author="Shirley Herron" w:date="2026-03-10T12:03:00Z">
              <w:r>
                <w:rPr>
                  <w:rFonts w:ascii="Arial" w:eastAsia="Arial" w:hAnsi="Arial" w:cs="Arial"/>
                  <w:color w:val="333333"/>
                  <w:sz w:val="17"/>
                  <w:szCs w:val="17"/>
                </w:rPr>
                <w:lastRenderedPageBreak/>
                <w:t>View analytic dashboards of trends in encounters, statuses, incidents, and key indicators from within your own agency or across coalition organisations.</w:t>
              </w:r>
            </w:ins>
          </w:p>
        </w:tc>
        <w:tc>
          <w:tcPr>
            <w:tcW w:w="3249" w:type="dxa"/>
            <w:tcBorders>
              <w:top w:val="single" w:sz="1" w:space="0" w:color="BBBBBB"/>
              <w:bottom w:val="single" w:sz="1" w:space="0" w:color="BBBBBB"/>
              <w:right w:val="single" w:sz="1" w:space="0" w:color="BBBBBB"/>
            </w:tcBorders>
            <w:shd w:val="clear" w:color="auto" w:fill="E8F0F8"/>
            <w:tcMar>
              <w:top w:w="100" w:type="dxa"/>
              <w:left w:w="120" w:type="dxa"/>
              <w:bottom w:w="100" w:type="dxa"/>
              <w:right w:w="120" w:type="dxa"/>
            </w:tcMar>
          </w:tcPr>
          <w:p w14:paraId="48BDCCCF" w14:textId="77777777" w:rsidR="000F59A8" w:rsidRDefault="000F59A8" w:rsidP="003B54AD">
            <w:pPr>
              <w:spacing w:after="60"/>
              <w:rPr>
                <w:ins w:id="130" w:author="Shirley Herron" w:date="2026-03-10T12:03:00Z"/>
              </w:rPr>
            </w:pPr>
            <w:ins w:id="131" w:author="Shirley Herron" w:date="2026-03-10T12:03:00Z">
              <w:r>
                <w:rPr>
                  <w:rFonts w:ascii="Arial" w:eastAsia="Arial" w:hAnsi="Arial" w:cs="Arial"/>
                  <w:b/>
                  <w:bCs/>
                  <w:color w:val="2E5A88"/>
                  <w:sz w:val="20"/>
                  <w:szCs w:val="20"/>
                </w:rPr>
                <w:lastRenderedPageBreak/>
                <w:t>Secure Portal Access</w:t>
              </w:r>
            </w:ins>
          </w:p>
          <w:p w14:paraId="34670B13" w14:textId="77777777" w:rsidR="000F59A8" w:rsidRDefault="000F59A8" w:rsidP="003B54AD">
            <w:pPr>
              <w:rPr>
                <w:ins w:id="132" w:author="Shirley Herron" w:date="2026-03-10T12:03:00Z"/>
              </w:rPr>
            </w:pPr>
            <w:ins w:id="133" w:author="Shirley Herron" w:date="2026-03-10T12:03:00Z">
              <w:r>
                <w:rPr>
                  <w:rFonts w:ascii="Arial" w:eastAsia="Arial" w:hAnsi="Arial" w:cs="Arial"/>
                  <w:color w:val="333333"/>
                  <w:sz w:val="17"/>
                  <w:szCs w:val="17"/>
                </w:rPr>
                <w:lastRenderedPageBreak/>
                <w:t>Accessible from any device or browser. Built with a mobile-first mindset but scales seamlessly on larger screens.</w:t>
              </w:r>
            </w:ins>
          </w:p>
        </w:tc>
      </w:tr>
      <w:tr w:rsidR="000F59A8" w14:paraId="6927715A" w14:textId="77777777" w:rsidTr="003B54AD">
        <w:trPr>
          <w:ins w:id="134" w:author="Shirley Herron" w:date="2026-03-10T12:03:00Z"/>
        </w:trPr>
        <w:tc>
          <w:tcPr>
            <w:tcW w:w="3249" w:type="dxa"/>
            <w:tcBorders>
              <w:left w:val="single" w:sz="1" w:space="0" w:color="BBBBBB"/>
              <w:bottom w:val="single" w:sz="1" w:space="0" w:color="BBBBBB"/>
            </w:tcBorders>
            <w:shd w:val="clear" w:color="auto" w:fill="FFFFFF"/>
            <w:tcMar>
              <w:top w:w="100" w:type="dxa"/>
              <w:left w:w="120" w:type="dxa"/>
              <w:bottom w:w="100" w:type="dxa"/>
              <w:right w:w="120" w:type="dxa"/>
            </w:tcMar>
          </w:tcPr>
          <w:p w14:paraId="2F588E54" w14:textId="77777777" w:rsidR="000F59A8" w:rsidRDefault="000F59A8" w:rsidP="003B54AD">
            <w:pPr>
              <w:spacing w:after="60"/>
              <w:rPr>
                <w:ins w:id="135" w:author="Shirley Herron" w:date="2026-03-10T12:03:00Z"/>
              </w:rPr>
            </w:pPr>
            <w:ins w:id="136" w:author="Shirley Herron" w:date="2026-03-10T12:03:00Z">
              <w:r>
                <w:rPr>
                  <w:rFonts w:ascii="Arial" w:eastAsia="Arial" w:hAnsi="Arial" w:cs="Arial"/>
                  <w:b/>
                  <w:bCs/>
                  <w:color w:val="2E5A88"/>
                  <w:sz w:val="20"/>
                  <w:szCs w:val="20"/>
                </w:rPr>
                <w:lastRenderedPageBreak/>
                <w:t>Documentation &amp; Workflow</w:t>
              </w:r>
            </w:ins>
          </w:p>
          <w:p w14:paraId="7358FE42" w14:textId="77777777" w:rsidR="000F59A8" w:rsidRDefault="000F59A8" w:rsidP="003B54AD">
            <w:pPr>
              <w:rPr>
                <w:ins w:id="137" w:author="Shirley Herron" w:date="2026-03-10T12:03:00Z"/>
              </w:rPr>
            </w:pPr>
            <w:ins w:id="138" w:author="Shirley Herron" w:date="2026-03-10T12:03:00Z">
              <w:r>
                <w:rPr>
                  <w:rFonts w:ascii="Arial" w:eastAsia="Arial" w:hAnsi="Arial" w:cs="Arial"/>
                  <w:color w:val="333333"/>
                  <w:sz w:val="17"/>
                  <w:szCs w:val="17"/>
                </w:rPr>
                <w:t>Document comprehensive encounter notes with enhanced configurable decision support tools. Minimise administrative burden on operators.</w:t>
              </w:r>
            </w:ins>
          </w:p>
        </w:tc>
        <w:tc>
          <w:tcPr>
            <w:tcW w:w="3249" w:type="dxa"/>
            <w:tcBorders>
              <w:bottom w:val="single" w:sz="1" w:space="0" w:color="BBBBBB"/>
            </w:tcBorders>
            <w:shd w:val="clear" w:color="auto" w:fill="FFFFFF"/>
            <w:tcMar>
              <w:top w:w="100" w:type="dxa"/>
              <w:left w:w="120" w:type="dxa"/>
              <w:bottom w:w="100" w:type="dxa"/>
              <w:right w:w="120" w:type="dxa"/>
            </w:tcMar>
          </w:tcPr>
          <w:p w14:paraId="381F30B3" w14:textId="77777777" w:rsidR="000F59A8" w:rsidRDefault="000F59A8" w:rsidP="003B54AD">
            <w:pPr>
              <w:spacing w:after="60"/>
              <w:rPr>
                <w:ins w:id="139" w:author="Shirley Herron" w:date="2026-03-10T12:03:00Z"/>
              </w:rPr>
            </w:pPr>
            <w:ins w:id="140" w:author="Shirley Herron" w:date="2026-03-10T12:03:00Z">
              <w:r>
                <w:rPr>
                  <w:rFonts w:ascii="Arial" w:eastAsia="Arial" w:hAnsi="Arial" w:cs="Arial"/>
                  <w:b/>
                  <w:bCs/>
                  <w:color w:val="2E5A88"/>
                  <w:sz w:val="20"/>
                  <w:szCs w:val="20"/>
                </w:rPr>
                <w:t>Secure Communications</w:t>
              </w:r>
            </w:ins>
          </w:p>
          <w:p w14:paraId="1F9C0D22" w14:textId="77777777" w:rsidR="000F59A8" w:rsidRDefault="000F59A8" w:rsidP="003B54AD">
            <w:pPr>
              <w:rPr>
                <w:ins w:id="141" w:author="Shirley Herron" w:date="2026-03-10T12:03:00Z"/>
              </w:rPr>
            </w:pPr>
            <w:ins w:id="142" w:author="Shirley Herron" w:date="2026-03-10T12:03:00Z">
              <w:r>
                <w:rPr>
                  <w:rFonts w:ascii="Arial" w:eastAsia="Arial" w:hAnsi="Arial" w:cs="Arial"/>
                  <w:color w:val="333333"/>
                  <w:sz w:val="17"/>
                  <w:szCs w:val="17"/>
                </w:rPr>
                <w:t>Easy communication between operators and subjects via video, voice, or messaging from any device. Full access to records during interactions.</w:t>
              </w:r>
            </w:ins>
          </w:p>
        </w:tc>
        <w:tc>
          <w:tcPr>
            <w:tcW w:w="3249" w:type="dxa"/>
            <w:tcBorders>
              <w:bottom w:val="single" w:sz="1" w:space="0" w:color="BBBBBB"/>
              <w:right w:val="single" w:sz="1" w:space="0" w:color="BBBBBB"/>
            </w:tcBorders>
            <w:shd w:val="clear" w:color="auto" w:fill="FFFFFF"/>
            <w:tcMar>
              <w:top w:w="100" w:type="dxa"/>
              <w:left w:w="120" w:type="dxa"/>
              <w:bottom w:w="100" w:type="dxa"/>
              <w:right w:w="120" w:type="dxa"/>
            </w:tcMar>
          </w:tcPr>
          <w:p w14:paraId="40B09D7B" w14:textId="77777777" w:rsidR="000F59A8" w:rsidRDefault="000F59A8" w:rsidP="003B54AD">
            <w:pPr>
              <w:spacing w:after="60"/>
              <w:rPr>
                <w:ins w:id="143" w:author="Shirley Herron" w:date="2026-03-10T12:03:00Z"/>
              </w:rPr>
            </w:pPr>
            <w:ins w:id="144" w:author="Shirley Herron" w:date="2026-03-10T12:03:00Z">
              <w:r>
                <w:rPr>
                  <w:rFonts w:ascii="Arial" w:eastAsia="Arial" w:hAnsi="Arial" w:cs="Arial"/>
                  <w:b/>
                  <w:bCs/>
                  <w:color w:val="2E5A88"/>
                  <w:sz w:val="20"/>
                  <w:szCs w:val="20"/>
                </w:rPr>
                <w:t>Inter-Agency Sharing</w:t>
              </w:r>
            </w:ins>
          </w:p>
          <w:p w14:paraId="52964023" w14:textId="77777777" w:rsidR="000F59A8" w:rsidRDefault="000F59A8" w:rsidP="003B54AD">
            <w:pPr>
              <w:rPr>
                <w:ins w:id="145" w:author="Shirley Herron" w:date="2026-03-10T12:03:00Z"/>
              </w:rPr>
            </w:pPr>
            <w:ins w:id="146" w:author="Shirley Herron" w:date="2026-03-10T12:03:00Z">
              <w:r>
                <w:rPr>
                  <w:rFonts w:ascii="Arial" w:eastAsia="Arial" w:hAnsi="Arial" w:cs="Arial"/>
                  <w:color w:val="333333"/>
                  <w:sz w:val="17"/>
                  <w:szCs w:val="17"/>
                </w:rPr>
                <w:t>Controlled, role-based information sharing between agencies and coalition partners with full audit trails and access logging.</w:t>
              </w:r>
            </w:ins>
          </w:p>
        </w:tc>
      </w:tr>
    </w:tbl>
    <w:p w14:paraId="23552C1C" w14:textId="77777777" w:rsidR="007D02D3" w:rsidRDefault="007D02D3"/>
    <w:sectPr w:rsidR="007D02D3" w:rsidSect="006B6F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panose1 w:val="00000500000000000000"/>
    <w:charset w:val="4D"/>
    <w:family w:val="auto"/>
    <w:pitch w:val="variable"/>
    <w:sig w:usb0="A00002FF" w:usb1="4000207B" w:usb2="00000000" w:usb3="00000000" w:csb0="00000197"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28D2"/>
    <w:multiLevelType w:val="hybridMultilevel"/>
    <w:tmpl w:val="5992A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355457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hirley Herron">
    <w15:presenceInfo w15:providerId="AD" w15:userId="S::shirley.herron@netfxdesign.com::9f4d14d6-2910-44bd-b32f-50b64cb62f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F8D"/>
    <w:rsid w:val="00074236"/>
    <w:rsid w:val="000F59A8"/>
    <w:rsid w:val="00184314"/>
    <w:rsid w:val="002A155B"/>
    <w:rsid w:val="00555328"/>
    <w:rsid w:val="00631F9F"/>
    <w:rsid w:val="00681729"/>
    <w:rsid w:val="006B6F8D"/>
    <w:rsid w:val="007D02D3"/>
    <w:rsid w:val="007E2543"/>
    <w:rsid w:val="00873ADF"/>
    <w:rsid w:val="00882DB8"/>
    <w:rsid w:val="009355C6"/>
    <w:rsid w:val="00B073D3"/>
    <w:rsid w:val="00B47556"/>
    <w:rsid w:val="00BB73C6"/>
    <w:rsid w:val="00BE6FBD"/>
    <w:rsid w:val="00C83AEC"/>
    <w:rsid w:val="00D129D3"/>
    <w:rsid w:val="00FB4E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05044"/>
  <w15:chartTrackingRefBased/>
  <w15:docId w15:val="{50E9D773-2AF0-3347-A635-39257D9B3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6F8D"/>
    <w:pPr>
      <w:spacing w:after="0" w:line="240" w:lineRule="auto"/>
    </w:pPr>
    <w:rPr>
      <w:lang w:val="en-GB"/>
    </w:rPr>
  </w:style>
  <w:style w:type="paragraph" w:styleId="Heading1">
    <w:name w:val="heading 1"/>
    <w:basedOn w:val="Normal"/>
    <w:next w:val="Normal"/>
    <w:link w:val="Heading1Char"/>
    <w:uiPriority w:val="9"/>
    <w:qFormat/>
    <w:rsid w:val="006B6F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6F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6F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6F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6F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6F8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F8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F8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F8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F8D"/>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6B6F8D"/>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6B6F8D"/>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6B6F8D"/>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6B6F8D"/>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6B6F8D"/>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6B6F8D"/>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6B6F8D"/>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6B6F8D"/>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6B6F8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F8D"/>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6B6F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F8D"/>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6B6F8D"/>
    <w:pPr>
      <w:spacing w:before="160"/>
      <w:jc w:val="center"/>
    </w:pPr>
    <w:rPr>
      <w:i/>
      <w:iCs/>
      <w:color w:val="404040" w:themeColor="text1" w:themeTint="BF"/>
    </w:rPr>
  </w:style>
  <w:style w:type="character" w:customStyle="1" w:styleId="QuoteChar">
    <w:name w:val="Quote Char"/>
    <w:basedOn w:val="DefaultParagraphFont"/>
    <w:link w:val="Quote"/>
    <w:uiPriority w:val="29"/>
    <w:rsid w:val="006B6F8D"/>
    <w:rPr>
      <w:i/>
      <w:iCs/>
      <w:color w:val="404040" w:themeColor="text1" w:themeTint="BF"/>
      <w:lang w:val="en-GB"/>
    </w:rPr>
  </w:style>
  <w:style w:type="paragraph" w:styleId="ListParagraph">
    <w:name w:val="List Paragraph"/>
    <w:basedOn w:val="Normal"/>
    <w:uiPriority w:val="34"/>
    <w:qFormat/>
    <w:rsid w:val="006B6F8D"/>
    <w:pPr>
      <w:ind w:left="720"/>
      <w:contextualSpacing/>
    </w:pPr>
  </w:style>
  <w:style w:type="character" w:styleId="IntenseEmphasis">
    <w:name w:val="Intense Emphasis"/>
    <w:basedOn w:val="DefaultParagraphFont"/>
    <w:uiPriority w:val="21"/>
    <w:qFormat/>
    <w:rsid w:val="006B6F8D"/>
    <w:rPr>
      <w:i/>
      <w:iCs/>
      <w:color w:val="0F4761" w:themeColor="accent1" w:themeShade="BF"/>
    </w:rPr>
  </w:style>
  <w:style w:type="paragraph" w:styleId="IntenseQuote">
    <w:name w:val="Intense Quote"/>
    <w:basedOn w:val="Normal"/>
    <w:next w:val="Normal"/>
    <w:link w:val="IntenseQuoteChar"/>
    <w:uiPriority w:val="30"/>
    <w:qFormat/>
    <w:rsid w:val="006B6F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6F8D"/>
    <w:rPr>
      <w:i/>
      <w:iCs/>
      <w:color w:val="0F4761" w:themeColor="accent1" w:themeShade="BF"/>
      <w:lang w:val="en-GB"/>
    </w:rPr>
  </w:style>
  <w:style w:type="character" w:styleId="IntenseReference">
    <w:name w:val="Intense Reference"/>
    <w:basedOn w:val="DefaultParagraphFont"/>
    <w:uiPriority w:val="32"/>
    <w:qFormat/>
    <w:rsid w:val="006B6F8D"/>
    <w:rPr>
      <w:b/>
      <w:bCs/>
      <w:smallCaps/>
      <w:color w:val="0F4761" w:themeColor="accent1" w:themeShade="BF"/>
      <w:spacing w:val="5"/>
    </w:rPr>
  </w:style>
  <w:style w:type="table" w:styleId="TableGrid">
    <w:name w:val="Table Grid"/>
    <w:basedOn w:val="TableNormal"/>
    <w:uiPriority w:val="39"/>
    <w:rsid w:val="006B6F8D"/>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6B6F8D"/>
    <w:rPr>
      <w:rFonts w:ascii="Montserrat" w:eastAsia="Times New Roman" w:hAnsi="Montserrat" w:cs="Times New Roman"/>
      <w:color w:val="222321"/>
      <w:kern w:val="0"/>
      <w:sz w:val="27"/>
      <w:szCs w:val="27"/>
      <w:lang w:eastAsia="en-GB"/>
      <w14:ligatures w14:val="none"/>
    </w:rPr>
  </w:style>
  <w:style w:type="paragraph" w:styleId="Revision">
    <w:name w:val="Revision"/>
    <w:hidden/>
    <w:uiPriority w:val="99"/>
    <w:semiHidden/>
    <w:rsid w:val="00873ADF"/>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1170</Words>
  <Characters>6669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Monkton</Company>
  <LinksUpToDate>false</LinksUpToDate>
  <CharactersWithSpaces>7824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Belinda Thompson</dc:creator>
  <cp:keywords/>
  <dc:description/>
  <cp:lastModifiedBy>Shirley Herron</cp:lastModifiedBy>
  <cp:revision>3</cp:revision>
  <dcterms:created xsi:type="dcterms:W3CDTF">2026-03-10T16:06:00Z</dcterms:created>
  <dcterms:modified xsi:type="dcterms:W3CDTF">2026-03-11T16:22:00Z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afe2fc68-e2c5-47da-b621-477355a30c23</vt:lpwstr>
  </property>
</Properties>
</file>