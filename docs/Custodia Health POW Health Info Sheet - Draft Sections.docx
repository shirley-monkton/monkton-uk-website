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5DF5" w:rsidRDefault="00083794">
      <w:pPr>
        <w:pStyle w:val="Heading1"/>
        <w:spacing w:after="400"/>
        <w:jc w:val="center"/>
      </w:pPr>
      <w:r>
        <w:rPr>
          <w:sz w:val="36"/>
          <w:szCs w:val="36"/>
        </w:rPr>
        <w:t>Custodia Health</w:t>
      </w:r>
      <w:r w:rsidR="00000000">
        <w:rPr>
          <w:sz w:val="36"/>
          <w:szCs w:val="36"/>
        </w:rPr>
        <w:t xml:space="preserve"> — Sales / Information Sheet</w:t>
      </w:r>
    </w:p>
    <w:p w:rsidR="00B65DF5" w:rsidRDefault="00000000">
      <w:pPr>
        <w:spacing w:after="100"/>
        <w:jc w:val="center"/>
      </w:pPr>
      <w:r>
        <w:rPr>
          <w:i/>
          <w:iCs/>
          <w:color w:val="666666"/>
        </w:rPr>
        <w:t>Draft Content for Three Key Sections</w:t>
      </w:r>
    </w:p>
    <w:p w:rsidR="00B65DF5" w:rsidRDefault="00B65DF5">
      <w:pPr>
        <w:pBdr>
          <w:bottom w:val="single" w:sz="6" w:space="1" w:color="2E75B6"/>
        </w:pBdr>
        <w:spacing w:before="200" w:after="400"/>
      </w:pPr>
    </w:p>
    <w:p w:rsidR="00B65DF5" w:rsidRDefault="00000000">
      <w:pPr>
        <w:pStyle w:val="Heading1"/>
      </w:pPr>
      <w:r>
        <w:t xml:space="preserve">No-Code </w:t>
      </w:r>
      <w:proofErr w:type="spellStart"/>
      <w:r>
        <w:t>Careflows</w:t>
      </w:r>
      <w:proofErr w:type="spellEnd"/>
      <w:r>
        <w:t>: Rapid Compliance with Evolving Obligations</w:t>
      </w:r>
    </w:p>
    <w:p w:rsidR="00B65DF5" w:rsidRDefault="00083794">
      <w:pPr>
        <w:spacing w:after="200"/>
      </w:pPr>
      <w:r>
        <w:t>Custodia</w:t>
      </w:r>
      <w:r w:rsidR="00000000">
        <w:t xml:space="preserve"> </w:t>
      </w:r>
      <w:r>
        <w:t xml:space="preserve">Health </w:t>
      </w:r>
      <w:r w:rsidR="00000000">
        <w:t>creates valuable opportunities for detaining authorities to meet their medical care obligations under international humanitarian law — quickly and effectively. The Third Geneva Convention (GC III) requires that prisoners of war receive free medical attention appropriate to their state of health (Article 15), that adequate infirmary facilities are maintained (Article 30), and that medical inspections are conducted at least monthly, including the recording of each individual’s weight and general condition (Article 31). Meeting these obligations in practice demands clinical workflows that can be stood up rapidly and adapted as operational circumstances change.</w:t>
      </w:r>
    </w:p>
    <w:p w:rsidR="00B65DF5" w:rsidRDefault="00000000">
      <w:pPr>
        <w:spacing w:after="200"/>
      </w:pPr>
      <w:r>
        <w:t xml:space="preserve">Using the </w:t>
      </w:r>
      <w:proofErr w:type="gramStart"/>
      <w:r>
        <w:t>platform’s</w:t>
      </w:r>
      <w:proofErr w:type="gramEnd"/>
      <w:r>
        <w:t xml:space="preserve"> no-code </w:t>
      </w:r>
      <w:proofErr w:type="spellStart"/>
      <w:r>
        <w:t>CareFlow</w:t>
      </w:r>
      <w:proofErr w:type="spellEnd"/>
      <w:r>
        <w:t xml:space="preserve"> and </w:t>
      </w:r>
      <w:proofErr w:type="spellStart"/>
      <w:r>
        <w:t>ClinicalFlow</w:t>
      </w:r>
      <w:proofErr w:type="spellEnd"/>
      <w:r>
        <w:t xml:space="preserve"> configuration tools, clinical leads and programme managers can design, modify, and deploy patient care pathways through a straightforward web-based interface — without the need for specialist software development skills or dedicated IT teams. Where conventional health IT systems typically require weeks or months of custom coding, </w:t>
      </w:r>
      <w:r w:rsidR="00083794">
        <w:t>Custodia Health</w:t>
      </w:r>
      <w:r>
        <w:t xml:space="preserve"> </w:t>
      </w:r>
      <w:proofErr w:type="spellStart"/>
      <w:r>
        <w:t>Careflows</w:t>
      </w:r>
      <w:proofErr w:type="spellEnd"/>
      <w:r>
        <w:t xml:space="preserve"> can be tailored and made operational within hours or days. When a new screening protocol is needed — for example, to address tuberculosis detection as required under Article 31, or to establish isolation procedures for contagious disease as specified in Article 30 — care teams can make those changes directly, keeping control close to the mission and ensuring compliance keeps pace with the situation on the ground.</w:t>
      </w:r>
    </w:p>
    <w:p w:rsidR="00B65DF5" w:rsidRDefault="00000000">
      <w:pPr>
        <w:pStyle w:val="Heading1"/>
      </w:pPr>
      <w:r>
        <w:t>A Secure Platform for Accountable, Auditable Care</w:t>
      </w:r>
    </w:p>
    <w:p w:rsidR="00B65DF5" w:rsidRDefault="00000000">
      <w:pPr>
        <w:spacing w:after="200"/>
      </w:pPr>
      <w:del w:id="0" w:author="Claude" w:date="2026-02-25T00:00:00Z">
        <w:r>
          <w:delText>Under GC III, the detaining power bears direct responsibility for the treatment and welfare of prisoners of war (Article 12), and must be able to demonstrate compliance to international oversight bodies including the International Committee of the Red Cross. MPHISE provides a proven, cloud-hosted platform that enables the secure capture, management, and sharing of medical and public health information — creating the auditable record of care that these obligations demand.</w:delText>
        </w:r>
      </w:del>
      <w:ins w:id="1" w:author="Claude" w:date="2026-02-25T00:00:00Z">
        <w:r>
          <w:t xml:space="preserve">Under GC III, the detaining power must demonstrate compliance with its duty of care to prisoners of war (Article 12) to oversight bodies including the ICRC. </w:t>
        </w:r>
      </w:ins>
      <w:r w:rsidR="00083794">
        <w:t xml:space="preserve">Custodia Health </w:t>
      </w:r>
      <w:ins w:id="2" w:author="Claude" w:date="2026-02-25T00:00:00Z">
        <w:r>
          <w:t>provides a proven, cloud-hosted platform for the secure capture, management, and sharing of medical and public health information — creating the auditable record of care these obligations demand. The platform handles ePHI and sensitive PII by design, with walled-garden security architecture, FIPS 140-2 encryption, role-based access control, and multi-factor authentication. All activity is monitored and logged. Its architecture aligns with Five Eyes and NATO interoperability standards for coalition operations.</w:t>
        </w:r>
      </w:ins>
    </w:p>
    <w:p w:rsidR="00B65DF5" w:rsidRDefault="00000000">
      <w:pPr>
        <w:spacing w:after="200"/>
        <w:rPr>
          <w:del w:id="3" w:author="Claude" w:date="2026-02-25T00:00:00Z"/>
        </w:rPr>
      </w:pPr>
      <w:del w:id="4" w:author="Claude" w:date="2026-02-25T00:00:00Z">
        <w:r>
          <w:delText>The platform handles both Electronic Protected Health Information and Sensitive Personally Identifiable Information by design, ensuring that clinical records — including the official certificates of treatment required under Article 30 — are maintained securely and can be produced on request. Its walled-garden security architecture houses data for each project in separately hardened cloud environments, with role-based access control, FIPS 140-2 encryption, and multi-factor authentication helping organisations meet the most demanding information governance requirements. All account activity is monitored and logged, supporting the audit and accountability standards that international humanitarian law requires of detaining authorities. The platform’s architecture aligns with Five Eyes and NATO interoperability standards, making it readily adaptable for allied defence and coalition operations where secure, cross-boundary data sharing is essential.</w:delText>
        </w:r>
      </w:del>
    </w:p>
    <w:p w:rsidR="00B65DF5" w:rsidRDefault="00000000">
      <w:pPr>
        <w:pStyle w:val="Heading1"/>
      </w:pPr>
      <w:r>
        <w:t>Intelligent Analytics and Early Warning for Proactive Health Surveillance</w:t>
      </w:r>
    </w:p>
    <w:p w:rsidR="00B65DF5" w:rsidRDefault="00000000">
      <w:pPr>
        <w:spacing w:after="200"/>
      </w:pPr>
      <w:del w:id="5" w:author="Claude" w:date="2026-02-25T00:00:00Z">
        <w:r>
          <w:delText>GC III Article 29 obliges detaining authorities to take all sanitary measures necessary to prevent epidemics, while Article 31 requires that medical inspections employ the most efficient methods available for the early detection of communicable diseases — specifically tuberculosis, malaria, and venereal disease. MPHISE delivers an integrated suite of analytical tools that help transform routine clinical data into the actionable intelligence needed to meet these obligations proactively, rather than reactively.</w:delText>
        </w:r>
      </w:del>
      <w:ins w:id="6" w:author="Claude" w:date="2026-02-25T00:00:00Z">
        <w:r>
          <w:t xml:space="preserve">GC III requires detaining authorities to prevent epidemics (Article 29) and employ the most efficient methods for early detection of communicable diseases (Article 31). </w:t>
        </w:r>
      </w:ins>
      <w:r w:rsidR="00083794">
        <w:t xml:space="preserve">Custodia Health </w:t>
      </w:r>
      <w:ins w:id="7" w:author="Claude" w:date="2026-02-25T00:00:00Z">
        <w:r>
          <w:t xml:space="preserve">delivers integrated analytical tools that transform routine clinical data into actionable intelligence. Data captured through </w:t>
        </w:r>
      </w:ins>
      <w:r w:rsidR="00083794">
        <w:t xml:space="preserve">Custodia Health </w:t>
      </w:r>
      <w:r w:rsidR="00083794">
        <w:t>(</w:t>
      </w:r>
      <w:ins w:id="8" w:author="Claude" w:date="2026-02-25T00:00:00Z">
        <w:r>
          <w:t>intake screenings, sick visits, and monthly inspections</w:t>
        </w:r>
      </w:ins>
      <w:r w:rsidR="00083794">
        <w:t>)</w:t>
      </w:r>
      <w:ins w:id="9" w:author="Claude" w:date="2026-02-25T00:00:00Z">
        <w:r>
          <w:t xml:space="preserve"> is analysed through </w:t>
        </w:r>
      </w:ins>
      <w:r w:rsidR="00083794">
        <w:t xml:space="preserve">Custodia Health </w:t>
      </w:r>
      <w:r w:rsidR="00083794">
        <w:t>i</w:t>
      </w:r>
      <w:ins w:id="10" w:author="Claude" w:date="2026-02-25T00:00:00Z">
        <w:r>
          <w:t>ndicators using AI and machine learning to detect patterns, anomalies, and emerging risks. The system continuously monitors data streams and generates alerts, helping medical teams intervene before issues escalate.</w:t>
        </w:r>
      </w:ins>
    </w:p>
    <w:p w:rsidR="00B65DF5" w:rsidRDefault="00000000">
      <w:pPr>
        <w:spacing w:after="200"/>
        <w:rPr>
          <w:del w:id="11" w:author="Claude" w:date="2026-02-25T00:00:00Z"/>
        </w:rPr>
      </w:pPr>
      <w:del w:id="12" w:author="Claude" w:date="2026-02-25T00:00:00Z">
        <w:r>
          <w:delText>When clinical data is captured through MPHISE Health — such as intake screening responses, sick visit documentation, and monthly inspection records — it can be analysed through MPHISE Indicators for patterns and anomalies. These might include unusual symptom clusters, unexpected increases in specific conditions, or deviations from established trends across a detained population. The service uses artificial intelligence and machine learning to continuously monitor data streams, automatically prioritising items for review and generating alerts when anomalous activity is detected. Domain experts define the topics and sources of interest, and the system refines its detection over time through human-in-the-loop feedback.</w:delText>
        </w:r>
      </w:del>
    </w:p>
    <w:p w:rsidR="00B65DF5" w:rsidRDefault="00000000">
      <w:pPr>
        <w:spacing w:after="200"/>
        <w:rPr>
          <w:del w:id="13" w:author="Claude" w:date="2026-02-25T00:00:00Z"/>
        </w:rPr>
      </w:pPr>
      <w:del w:id="14" w:author="Claude" w:date="2026-02-25T00:00:00Z">
        <w:r>
          <w:delText>In practice, this connection between structured clinical documentation and intelligent analytics helps medical teams recognise emerging health risks, investigate unusual trends, and intervene before issues escalate — supporting the detaining power’s obligation to prevent epidemics and protect the health of those in its care.</w:delText>
        </w:r>
      </w:del>
    </w:p>
    <w:sectPr w:rsidR="00B65D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57742"/>
    <w:multiLevelType w:val="hybridMultilevel"/>
    <w:tmpl w:val="D2B4CFA8"/>
    <w:lvl w:ilvl="0" w:tplc="1BBC5FD0">
      <w:start w:val="1"/>
      <w:numFmt w:val="bullet"/>
      <w:lvlText w:val="●"/>
      <w:lvlJc w:val="left"/>
      <w:pPr>
        <w:ind w:left="720" w:hanging="360"/>
      </w:pPr>
    </w:lvl>
    <w:lvl w:ilvl="1" w:tplc="2D601F2A">
      <w:start w:val="1"/>
      <w:numFmt w:val="bullet"/>
      <w:lvlText w:val="○"/>
      <w:lvlJc w:val="left"/>
      <w:pPr>
        <w:ind w:left="1440" w:hanging="360"/>
      </w:pPr>
    </w:lvl>
    <w:lvl w:ilvl="2" w:tplc="CE8C8B6C">
      <w:start w:val="1"/>
      <w:numFmt w:val="bullet"/>
      <w:lvlText w:val="■"/>
      <w:lvlJc w:val="left"/>
      <w:pPr>
        <w:ind w:left="2160" w:hanging="360"/>
      </w:pPr>
    </w:lvl>
    <w:lvl w:ilvl="3" w:tplc="35AA2CE8">
      <w:start w:val="1"/>
      <w:numFmt w:val="bullet"/>
      <w:lvlText w:val="●"/>
      <w:lvlJc w:val="left"/>
      <w:pPr>
        <w:ind w:left="2880" w:hanging="360"/>
      </w:pPr>
    </w:lvl>
    <w:lvl w:ilvl="4" w:tplc="1EB8E50E">
      <w:start w:val="1"/>
      <w:numFmt w:val="bullet"/>
      <w:lvlText w:val="○"/>
      <w:lvlJc w:val="left"/>
      <w:pPr>
        <w:ind w:left="3600" w:hanging="360"/>
      </w:pPr>
    </w:lvl>
    <w:lvl w:ilvl="5" w:tplc="0320260E">
      <w:start w:val="1"/>
      <w:numFmt w:val="bullet"/>
      <w:lvlText w:val="■"/>
      <w:lvlJc w:val="left"/>
      <w:pPr>
        <w:ind w:left="4320" w:hanging="360"/>
      </w:pPr>
    </w:lvl>
    <w:lvl w:ilvl="6" w:tplc="6A6640AC">
      <w:start w:val="1"/>
      <w:numFmt w:val="bullet"/>
      <w:lvlText w:val="●"/>
      <w:lvlJc w:val="left"/>
      <w:pPr>
        <w:ind w:left="5040" w:hanging="360"/>
      </w:pPr>
    </w:lvl>
    <w:lvl w:ilvl="7" w:tplc="56D6E530">
      <w:start w:val="1"/>
      <w:numFmt w:val="bullet"/>
      <w:lvlText w:val="●"/>
      <w:lvlJc w:val="left"/>
      <w:pPr>
        <w:ind w:left="5760" w:hanging="360"/>
      </w:pPr>
    </w:lvl>
    <w:lvl w:ilvl="8" w:tplc="E9F295B4">
      <w:start w:val="1"/>
      <w:numFmt w:val="bullet"/>
      <w:lvlText w:val="●"/>
      <w:lvlJc w:val="left"/>
      <w:pPr>
        <w:ind w:left="6480" w:hanging="360"/>
      </w:pPr>
    </w:lvl>
  </w:abstractNum>
  <w:num w:numId="1" w16cid:durableId="1921133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DF5"/>
    <w:rsid w:val="00083794"/>
    <w:rsid w:val="00B65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BF14F7"/>
  <w15:docId w15:val="{870E09A8-018B-434E-8053-BAAEDF1A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Shirley Herron</cp:lastModifiedBy>
  <cp:revision>2</cp:revision>
  <dcterms:created xsi:type="dcterms:W3CDTF">2026-02-25T17:14:00Z</dcterms:created>
  <dcterms:modified xsi:type="dcterms:W3CDTF">2026-02-25T19:12:00Z</dcterms:modified>
</cp:coreProperties>
</file>